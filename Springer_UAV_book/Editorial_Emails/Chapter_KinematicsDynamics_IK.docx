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ins w:id="0" w:author="Lenovo User" w:date="2012-07-16T10:21:00Z"/>
          <w:lang w:val="en-GB"/>
        </w:rPr>
      </w:pPr>
      <w:r>
        <w:rPr>
          <w:lang w:val="en-GB"/>
        </w:rPr>
        <w:t>United States</w:t>
      </w:r>
    </w:p>
    <w:p w:rsidR="002201BC" w:rsidRDefault="002201BC" w:rsidP="00541562">
      <w:pPr>
        <w:rPr>
          <w:ins w:id="1" w:author="Lenovo User" w:date="2012-07-16T10:21:00Z"/>
          <w:lang w:val="en-GB"/>
        </w:rPr>
      </w:pPr>
    </w:p>
    <w:p w:rsidR="002201BC" w:rsidRDefault="002201BC" w:rsidP="00541562">
      <w:pPr>
        <w:rPr>
          <w:ins w:id="2" w:author="Lenovo User" w:date="2012-07-16T10:21:00Z"/>
          <w:lang w:val="en-GB"/>
        </w:rPr>
      </w:pPr>
      <w:ins w:id="3" w:author="Lenovo User" w:date="2012-07-16T10:21:00Z">
        <w:r>
          <w:rPr>
            <w:lang w:val="en-GB"/>
          </w:rPr>
          <w:t>I think you need to define nomenclature clearly: resolved in and with respect to and use it</w:t>
        </w:r>
      </w:ins>
    </w:p>
    <w:p w:rsidR="002201BC" w:rsidRDefault="002201BC" w:rsidP="00541562">
      <w:pPr>
        <w:rPr>
          <w:lang w:val="en-GB"/>
        </w:rPr>
      </w:pPr>
      <w:proofErr w:type="gramStart"/>
      <w:ins w:id="4" w:author="Lenovo User" w:date="2012-07-16T10:22:00Z">
        <w:r>
          <w:rPr>
            <w:lang w:val="en-GB"/>
          </w:rPr>
          <w:t>throughout</w:t>
        </w:r>
      </w:ins>
      <w:proofErr w:type="gramEnd"/>
      <w:ins w:id="5" w:author="Lenovo User" w:date="2012-07-16T10:23:00Z">
        <w:r w:rsidR="005839F2">
          <w:rPr>
            <w:lang w:val="en-GB"/>
          </w:rPr>
          <w:t xml:space="preserve"> including velocity vectors. I think bold faced letters are confusing</w:t>
        </w:r>
      </w:ins>
      <w:bookmarkStart w:id="6" w:name="_GoBack"/>
      <w:bookmarkEnd w:id="6"/>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del w:id="7" w:author="Lenovo User" w:date="2012-07-10T15:11:00Z">
        <w:r w:rsidDel="002705AB">
          <w:rPr>
            <w:lang w:val="en-GB"/>
          </w:rPr>
          <w:delText xml:space="preserve">fundamental </w:delText>
        </w:r>
      </w:del>
      <w:ins w:id="8" w:author="Lenovo User" w:date="2012-07-10T15:11:00Z">
        <w:r w:rsidR="002705AB">
          <w:rPr>
            <w:lang w:val="en-GB"/>
          </w:rPr>
          <w:t xml:space="preserve">basic </w:t>
        </w:r>
      </w:ins>
      <w:r>
        <w:rPr>
          <w:lang w:val="en-GB"/>
        </w:rPr>
        <w:t xml:space="preserve">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del w:id="9" w:author="Lenovo User" w:date="2012-07-10T15:11:00Z">
        <w:r w:rsidR="006509EE" w:rsidDel="002705AB">
          <w:rPr>
            <w:lang w:val="en-GB"/>
          </w:rPr>
          <w:delText>The key building blocks required for accurate modelling</w:delText>
        </w:r>
      </w:del>
      <w:ins w:id="10" w:author="Lenovo User" w:date="2012-07-10T15:11:00Z">
        <w:r w:rsidR="002705AB">
          <w:rPr>
            <w:lang w:val="en-GB"/>
          </w:rPr>
          <w:t xml:space="preserve"> These</w:t>
        </w:r>
      </w:ins>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del w:id="11" w:author="Lenovo User" w:date="2012-07-10T15:13:00Z">
        <w:r w:rsidR="00343F89" w:rsidDel="002705AB">
          <w:rPr>
            <w:lang w:val="en-GB"/>
          </w:rPr>
          <w:delText>Beside</w:delText>
        </w:r>
        <w:r w:rsidR="0004760F" w:rsidDel="002705AB">
          <w:rPr>
            <w:lang w:val="en-GB"/>
          </w:rPr>
          <w:delText>s</w:delText>
        </w:r>
        <w:r w:rsidR="00343F89" w:rsidDel="002705AB">
          <w:rPr>
            <w:lang w:val="en-GB"/>
          </w:rPr>
          <w:delText xml:space="preserve"> the equations of motion describing the kinematics and dynamics of a rigid body motion, the tools and methods developed in this chapter contribute significantly into </w:delText>
        </w:r>
        <w:r w:rsidR="0004760F" w:rsidDel="002705AB">
          <w:rPr>
            <w:lang w:val="en-GB"/>
          </w:rPr>
          <w:delText xml:space="preserve">the UAV flight dynamics, system identification, control, guidance and navigation. </w:delText>
        </w:r>
      </w:del>
      <w:r>
        <w:rPr>
          <w:lang w:val="en-GB"/>
        </w:rPr>
        <w:t xml:space="preserve">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DF0435">
        <w:rPr>
          <w:lang w:val="en-GB"/>
        </w:rPr>
        <w:t xml:space="preserve">a </w:t>
      </w:r>
      <w:r>
        <w:rPr>
          <w:lang w:val="en-GB"/>
        </w:rPr>
        <w:t xml:space="preserve">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w:t>
      </w:r>
      <w:r w:rsidR="000F1F45" w:rsidRPr="005B01A4">
        <w:rPr>
          <w:lang w:val="en-GB"/>
        </w:rPr>
        <w:lastRenderedPageBreak/>
        <w:t xml:space="preserve">deeper consideration of the UAV </w:t>
      </w:r>
      <w:r w:rsidR="005C2237" w:rsidRPr="005B01A4">
        <w:rPr>
          <w:lang w:val="en-GB"/>
        </w:rPr>
        <w:t>components</w:t>
      </w:r>
      <w:r w:rsidR="000F1F45" w:rsidRPr="005B01A4">
        <w:rPr>
          <w:lang w:val="en-GB"/>
        </w:rPr>
        <w:t xml:space="preserve"> interaction.</w:t>
      </w:r>
      <w:ins w:id="12" w:author="Lenovo User" w:date="2012-07-10T15:13:00Z">
        <w:r w:rsidR="002705AB">
          <w:rPr>
            <w:lang w:val="en-GB"/>
          </w:rPr>
          <w:t xml:space="preserve"> Does the chapter actually revise existing assumptions?</w:t>
        </w:r>
      </w:ins>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w:t>
      </w:r>
      <w:proofErr w:type="gramStart"/>
      <w:r w:rsidR="005B01A4">
        <w:rPr>
          <w:lang w:val="en-GB"/>
        </w:rPr>
        <w:t>dynamics</w:t>
      </w:r>
      <w:ins w:id="13" w:author="Lenovo User" w:date="2012-07-10T15:15:00Z">
        <w:r w:rsidR="002705AB">
          <w:rPr>
            <w:lang w:val="en-GB"/>
          </w:rPr>
          <w:t>(</w:t>
        </w:r>
        <w:proofErr w:type="gramEnd"/>
        <w:r w:rsidR="002705AB">
          <w:rPr>
            <w:lang w:val="en-GB"/>
          </w:rPr>
          <w:t>???)</w:t>
        </w:r>
      </w:ins>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del w:id="14" w:author="Lenovo User" w:date="2012-07-10T15:15:00Z">
        <w:r w:rsidR="005B01A4" w:rsidDel="002705AB">
          <w:rPr>
            <w:lang w:val="en-GB"/>
          </w:rPr>
          <w:delText xml:space="preserve">become </w:delText>
        </w:r>
      </w:del>
      <w:ins w:id="15" w:author="Lenovo User" w:date="2012-07-10T15:15:00Z">
        <w:r w:rsidR="002705AB">
          <w:rPr>
            <w:lang w:val="en-GB"/>
          </w:rPr>
          <w:t xml:space="preserve">can be </w:t>
        </w:r>
      </w:ins>
      <w:r w:rsidR="005B01A4">
        <w:rPr>
          <w:lang w:val="en-GB"/>
        </w:rPr>
        <w:t>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w:t>
      </w:r>
      <w:del w:id="16" w:author="Lenovo User" w:date="2012-07-10T15:28:00Z">
        <w:r w:rsidR="004B6F91" w:rsidDel="009F4E72">
          <w:rPr>
            <w:lang w:val="en-GB"/>
          </w:rPr>
          <w:delText xml:space="preserve">A conceptual review of the approaches used to model the aerodynamic, propulsion, gravity and turbulent atmosphere forces and moments completes the formal definition of the equations of motion. </w:delText>
        </w:r>
      </w:del>
      <w:r w:rsidR="005B01A4">
        <w:rPr>
          <w:lang w:val="en-GB"/>
        </w:rPr>
        <w:t xml:space="preserve">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w:t>
      </w:r>
      <w:del w:id="17" w:author="Lenovo User" w:date="2012-07-10T15:28:00Z">
        <w:r w:rsidR="004B6F91" w:rsidDel="00F86D16">
          <w:rPr>
            <w:lang w:val="en-GB"/>
          </w:rPr>
          <w:delText xml:space="preserve">the accurate definition </w:delText>
        </w:r>
      </w:del>
      <w:r w:rsidR="004B6F91">
        <w:rPr>
          <w:lang w:val="en-GB"/>
        </w:rPr>
        <w:t>of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w:t>
      </w:r>
      <w:del w:id="18" w:author="Lenovo User" w:date="2012-07-10T15:37:00Z">
        <w:r w:rsidR="007C5982" w:rsidDel="00F86D16">
          <w:rPr>
            <w:lang w:val="en-GB"/>
          </w:rPr>
          <w:delText xml:space="preserve">and in turn can be arbitrarily moving with respect to the body, </w:delText>
        </w:r>
      </w:del>
      <w:r w:rsidR="007C5982">
        <w:rPr>
          <w:lang w:val="en-GB"/>
        </w:rPr>
        <w:t xml:space="preserve">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w:t>
      </w:r>
      <w:del w:id="19" w:author="Lenovo User" w:date="2012-07-10T15:38:00Z">
        <w:r w:rsidDel="00F86D16">
          <w:rPr>
            <w:lang w:val="en-GB"/>
          </w:rPr>
          <w:delText xml:space="preserve">the </w:delText>
        </w:r>
      </w:del>
      <w:ins w:id="20" w:author="Lenovo User" w:date="2012-07-10T15:38:00Z">
        <w:r w:rsidR="00F86D16">
          <w:rPr>
            <w:lang w:val="en-GB"/>
          </w:rPr>
          <w:t xml:space="preserve">this </w:t>
        </w:r>
      </w:ins>
      <w:r>
        <w:rPr>
          <w:lang w:val="en-GB"/>
        </w:rPr>
        <w:t xml:space="preserve">section starts with </w:t>
      </w:r>
      <w:r w:rsidR="002C6E95">
        <w:rPr>
          <w:lang w:val="en-GB"/>
        </w:rPr>
        <w:t xml:space="preserve">a </w:t>
      </w:r>
      <w:del w:id="21" w:author="Lenovo User" w:date="2012-07-10T15:43:00Z">
        <w:r w:rsidDel="00C42649">
          <w:rPr>
            <w:lang w:val="en-GB"/>
          </w:rPr>
          <w:delText xml:space="preserve">generalized </w:delText>
        </w:r>
      </w:del>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lastRenderedPageBreak/>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w:t>
      </w:r>
      <w:r w:rsidR="002705AB">
        <w:rPr>
          <w:lang w:val="en-GB"/>
        </w:rPr>
        <w:t>ional</w:t>
      </w:r>
      <w:r>
        <w:rPr>
          <w:lang w:val="en-GB"/>
        </w:rPr>
        <w:t xml:space="preserve"> cosine matrix</w:t>
      </w:r>
      <w:r w:rsidR="00ED2B8E">
        <w:rPr>
          <w:lang w:val="en-GB"/>
        </w:rPr>
        <w:t xml:space="preserve"> </w:t>
      </w:r>
      <w:ins w:id="22" w:author="Lenovo User" w:date="2012-07-10T15:44:00Z">
        <w:r w:rsidR="00C42649">
          <w:rPr>
            <w:lang w:val="en-GB"/>
          </w:rPr>
          <w:t xml:space="preserve">(DCM) </w:t>
        </w:r>
      </w:ins>
      <w:r>
        <w:rPr>
          <w:lang w:val="en-GB"/>
        </w:rPr>
        <w:t>is introduced and its key properties are presented</w:t>
      </w:r>
      <w:r w:rsidR="00496E12">
        <w:rPr>
          <w:lang w:val="en-GB"/>
        </w:rPr>
        <w:t xml:space="preserve">. The </w:t>
      </w:r>
      <w:r w:rsidR="00411592" w:rsidRPr="00411592">
        <w:rPr>
          <w:b/>
          <w:lang w:val="en-GB"/>
          <w:rPrChange w:id="23" w:author="Lenovo User" w:date="2012-07-10T15:44:00Z">
            <w:rPr>
              <w:lang w:val="en-GB"/>
            </w:rPr>
          </w:rPrChange>
        </w:rPr>
        <w:t>rotational</w:t>
      </w:r>
      <w:r w:rsidR="00E94098">
        <w:rPr>
          <w:lang w:val="en-GB"/>
        </w:rPr>
        <w:t xml:space="preserve"> matrix</w:t>
      </w:r>
      <w:r w:rsidR="00496E12">
        <w:rPr>
          <w:lang w:val="en-GB"/>
        </w:rPr>
        <w:t xml:space="preserve"> formalism </w:t>
      </w:r>
      <w:ins w:id="24" w:author="Lenovo User" w:date="2012-07-10T15:44:00Z">
        <w:r w:rsidR="00C42649">
          <w:rPr>
            <w:lang w:val="en-GB"/>
          </w:rPr>
          <w:t xml:space="preserve">(what is the difference between DCM and rotation matrices??) </w:t>
        </w:r>
      </w:ins>
      <w:r w:rsidR="00496E12">
        <w:rPr>
          <w:lang w:val="en-GB"/>
        </w:rPr>
        <w:t xml:space="preserve">is then followed by a differential rotation that defines the rate of change of the rotation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w:t>
      </w:r>
      <w:del w:id="25" w:author="Lenovo User" w:date="2012-07-10T15:45:00Z">
        <w:r w:rsidDel="00C42649">
          <w:rPr>
            <w:lang w:val="en-GB"/>
          </w:rPr>
          <w:delText xml:space="preserve">formal </w:delText>
        </w:r>
      </w:del>
      <w:r>
        <w:rPr>
          <w:lang w:val="en-GB"/>
        </w:rPr>
        <w:t xml:space="preserve">results of this </w:t>
      </w:r>
      <w:del w:id="26" w:author="Lenovo User" w:date="2012-07-10T15:45:00Z">
        <w:r w:rsidDel="00C42649">
          <w:rPr>
            <w:lang w:val="en-GB"/>
          </w:rPr>
          <w:delText xml:space="preserve">initial </w:delText>
        </w:r>
      </w:del>
      <w:r>
        <w:rPr>
          <w:lang w:val="en-GB"/>
        </w:rPr>
        <w:t xml:space="preserve">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411592">
            <w:fldChar w:fldCharType="begin"/>
          </w:r>
          <w:r w:rsidR="00E7301A">
            <w:instrText xml:space="preserve"> CITATION Goldstein80 \l 1033 </w:instrText>
          </w:r>
          <w:r w:rsidR="00411592">
            <w:fldChar w:fldCharType="separate"/>
          </w:r>
          <w:r w:rsidR="000E4A83">
            <w:rPr>
              <w:noProof/>
            </w:rPr>
            <w:t>(Goldstein 1980)</w:t>
          </w:r>
          <w:r w:rsidR="00411592">
            <w:rPr>
              <w:noProof/>
            </w:rPr>
            <w:fldChar w:fldCharType="end"/>
          </w:r>
        </w:sdtContent>
      </w:sdt>
      <w:r w:rsidR="0083300C">
        <w:rPr>
          <w:lang w:val="en-GB"/>
        </w:rPr>
        <w:t xml:space="preserve"> </w:t>
      </w:r>
      <w:r>
        <w:rPr>
          <w:lang w:val="en-GB"/>
        </w:rPr>
        <w:t xml:space="preserve">translational and rotational components. First, </w:t>
      </w:r>
      <w:ins w:id="27" w:author="Lenovo User" w:date="2012-07-10T15:46:00Z">
        <w:r w:rsidR="00C42649">
          <w:rPr>
            <w:lang w:val="en-GB"/>
          </w:rPr>
          <w:t xml:space="preserve">we </w:t>
        </w:r>
      </w:ins>
      <w:r>
        <w:rPr>
          <w:lang w:val="en-GB"/>
        </w:rPr>
        <w:t xml:space="preserve">address </w:t>
      </w:r>
      <w:del w:id="28" w:author="Lenovo User" w:date="2012-07-10T15:46:00Z">
        <w:r w:rsidDel="00C42649">
          <w:rPr>
            <w:lang w:val="en-GB"/>
          </w:rPr>
          <w:delText xml:space="preserve">the </w:delText>
        </w:r>
      </w:del>
      <w:ins w:id="29" w:author="Lenovo User" w:date="2012-07-10T15:46:00Z">
        <w:r w:rsidR="00C42649">
          <w:rPr>
            <w:lang w:val="en-GB"/>
          </w:rPr>
          <w:t xml:space="preserve">a </w:t>
        </w:r>
      </w:ins>
      <w:r>
        <w:rPr>
          <w:lang w:val="en-GB"/>
        </w:rPr>
        <w:t xml:space="preserve">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2.65pt" o:ole="">
            <v:imagedata r:id="rId8" o:title=""/>
          </v:shape>
          <o:OLEObject Type="Embed" ProgID="Equation.DSMT4" ShapeID="_x0000_i1025" DrawAspect="Content" ObjectID="_1404111910" r:id="rId9"/>
        </w:object>
      </w:r>
      <w:r w:rsidR="0083300C">
        <w:rPr>
          <w:lang w:val="en-GB"/>
        </w:rPr>
        <w:t xml:space="preserve"> defined in </w:t>
      </w:r>
      <w:r w:rsidR="00B45609">
        <w:rPr>
          <w:lang w:val="en-GB"/>
        </w:rPr>
        <w:t xml:space="preserve">two orthogonal coordinate frames rotated with respect to their mutual origin by </w:t>
      </w:r>
      <w:proofErr w:type="gramStart"/>
      <w:r w:rsidR="00B45609">
        <w:rPr>
          <w:lang w:val="en-GB"/>
        </w:rPr>
        <w:t xml:space="preserve">angle </w:t>
      </w:r>
      <w:proofErr w:type="gramEnd"/>
      <w:r w:rsidR="00B45609" w:rsidRPr="00D4664D">
        <w:rPr>
          <w:position w:val="-6"/>
          <w:lang w:val="en-GB"/>
        </w:rPr>
        <w:object w:dxaOrig="240" w:dyaOrig="220">
          <v:shape id="_x0000_i1026" type="#_x0000_t75" style="width:12.65pt;height:11pt" o:ole="">
            <v:imagedata r:id="rId10" o:title=""/>
          </v:shape>
          <o:OLEObject Type="Embed" ProgID="Equation.DSMT4" ShapeID="_x0000_i1026" DrawAspect="Content" ObjectID="_1404111911"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411592"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fit-shape-to-text:t" inset="0,0,0,0">
              <w:txbxContent>
                <w:p w:rsidR="00612EEE" w:rsidRPr="00532E81" w:rsidRDefault="00612EEE" w:rsidP="00D4664D">
                  <w:pPr>
                    <w:pStyle w:val="Caption"/>
                    <w:jc w:val="center"/>
                    <w:rPr>
                      <w:noProof/>
                      <w:sz w:val="24"/>
                      <w:szCs w:val="24"/>
                    </w:rPr>
                  </w:pPr>
                  <w:bookmarkStart w:id="30" w:name="_Ref322262099"/>
                  <w:proofErr w:type="gramStart"/>
                  <w:r w:rsidRPr="00532E81">
                    <w:rPr>
                      <w:sz w:val="24"/>
                      <w:szCs w:val="24"/>
                    </w:rPr>
                    <w:t xml:space="preserve">Figure </w:t>
                  </w:r>
                  <w:r w:rsidR="00411592" w:rsidRPr="00532E81">
                    <w:rPr>
                      <w:sz w:val="24"/>
                      <w:szCs w:val="24"/>
                    </w:rPr>
                    <w:fldChar w:fldCharType="begin"/>
                  </w:r>
                  <w:r w:rsidRPr="00532E81">
                    <w:rPr>
                      <w:sz w:val="24"/>
                      <w:szCs w:val="24"/>
                    </w:rPr>
                    <w:instrText xml:space="preserve"> SEQ Figure \* ARABIC </w:instrText>
                  </w:r>
                  <w:r w:rsidR="00411592" w:rsidRPr="00532E81">
                    <w:rPr>
                      <w:sz w:val="24"/>
                      <w:szCs w:val="24"/>
                    </w:rPr>
                    <w:fldChar w:fldCharType="separate"/>
                  </w:r>
                  <w:r>
                    <w:rPr>
                      <w:noProof/>
                      <w:sz w:val="24"/>
                      <w:szCs w:val="24"/>
                    </w:rPr>
                    <w:t>1</w:t>
                  </w:r>
                  <w:r w:rsidR="00411592" w:rsidRPr="00532E81">
                    <w:rPr>
                      <w:sz w:val="24"/>
                      <w:szCs w:val="24"/>
                    </w:rPr>
                    <w:fldChar w:fldCharType="end"/>
                  </w:r>
                  <w:bookmarkEnd w:id="3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C42649" w:rsidRPr="00C42649">
        <w:rPr>
          <w:position w:val="-10"/>
          <w:lang w:val="en-GB"/>
        </w:rPr>
        <w:object w:dxaOrig="200" w:dyaOrig="260">
          <v:shape id="_x0000_i1027" type="#_x0000_t75" style="width:10.45pt;height:12.1pt" o:ole="">
            <v:imagedata r:id="rId14" o:title=""/>
          </v:shape>
          <o:OLEObject Type="Embed" ProgID="Equation.DSMT4" ShapeID="_x0000_i1027" DrawAspect="Content" ObjectID="_1404111912" r:id="rId15"/>
        </w:object>
      </w:r>
      <w:r w:rsidR="007B7182">
        <w:rPr>
          <w:lang w:val="en-GB"/>
        </w:rPr>
        <w:t xml:space="preserve"> can be uniquely defined in both frames </w:t>
      </w:r>
      <w:r w:rsidR="00FA41BE">
        <w:rPr>
          <w:lang w:val="en-GB"/>
        </w:rPr>
        <w:t>as follows:</w:t>
      </w:r>
    </w:p>
    <w:p w:rsidR="00091FF0" w:rsidDel="00983177" w:rsidRDefault="00091FF0" w:rsidP="00091FF0">
      <w:pPr>
        <w:pStyle w:val="MTDisplayEquation"/>
        <w:rPr>
          <w:del w:id="31" w:author="Lenovo User" w:date="2012-07-10T15:49:00Z"/>
        </w:rPr>
      </w:pPr>
      <w:r>
        <w:tab/>
      </w:r>
      <w:r w:rsidR="00907727" w:rsidRPr="00091FF0">
        <w:rPr>
          <w:position w:val="-30"/>
        </w:rPr>
        <w:object w:dxaOrig="2340" w:dyaOrig="720">
          <v:shape id="_x0000_i1028" type="#_x0000_t75" style="width:117.05pt;height:36.25pt" o:ole="">
            <v:imagedata r:id="rId16" o:title=""/>
          </v:shape>
          <o:OLEObject Type="Embed" ProgID="Equation.DSMT4" ShapeID="_x0000_i1028" DrawAspect="Content" ObjectID="_1404111913" r:id="rId17"/>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411592">
        <w:fldChar w:fldCharType="end"/>
      </w:r>
    </w:p>
    <w:p w:rsidR="00000000" w:rsidRDefault="00983177">
      <w:pPr>
        <w:rPr>
          <w:ins w:id="32" w:author="Lenovo User" w:date="2012-07-10T15:49:00Z"/>
        </w:rPr>
        <w:pPrChange w:id="33" w:author="Lenovo User" w:date="2012-07-10T15:49:00Z">
          <w:pPr>
            <w:pStyle w:val="MTDisplayEquation"/>
          </w:pPr>
        </w:pPrChange>
      </w:pPr>
      <w:proofErr w:type="gramStart"/>
      <w:ins w:id="34" w:author="Lenovo User" w:date="2012-07-10T15:49:00Z">
        <w:r>
          <w:t>where</w:t>
        </w:r>
        <w:proofErr w:type="gramEnd"/>
        <w:r>
          <w:t xml:space="preserve"> p resolved in {1} = … and p resolved in {0} = …..</w:t>
        </w:r>
      </w:ins>
    </w:p>
    <w:p w:rsidR="00000000" w:rsidRDefault="0059277D">
      <w:pPr>
        <w:pStyle w:val="MTDisplayEquation"/>
        <w:pPrChange w:id="35" w:author="Lenovo User" w:date="2012-07-10T15:49:00Z">
          <w:pPr/>
        </w:pPrChange>
      </w:pPr>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1pt;height:12.65pt" o:ole="">
            <v:imagedata r:id="rId8" o:title=""/>
          </v:shape>
          <o:OLEObject Type="Embed" ProgID="Equation.DSMT4" ShapeID="_x0000_i1029" DrawAspect="Content" ObjectID="_1404111914" r:id="rId18"/>
        </w:object>
      </w:r>
      <w:r w:rsidRPr="0059277D">
        <w:t xml:space="preserve"> components in </w:t>
      </w:r>
      <w:r w:rsidR="001D3916" w:rsidRPr="0059277D">
        <w:rPr>
          <w:position w:val="-12"/>
        </w:rPr>
        <w:object w:dxaOrig="760" w:dyaOrig="360">
          <v:shape id="_x0000_i1030" type="#_x0000_t75" style="width:38.45pt;height:18.7pt" o:ole="">
            <v:imagedata r:id="rId19" o:title=""/>
          </v:shape>
          <o:OLEObject Type="Embed" ProgID="Equation.DSMT4" ShapeID="_x0000_i1030" DrawAspect="Content" ObjectID="_1404111915"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25pt;height:18.7pt" o:ole="">
            <v:imagedata r:id="rId21" o:title=""/>
          </v:shape>
          <o:OLEObject Type="Embed" ProgID="Equation.DSMT4" ShapeID="_x0000_i1031" DrawAspect="Content" ObjectID="_1404111916"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15pt;height:38.45pt" o:ole="">
            <v:imagedata r:id="rId23" o:title=""/>
          </v:shape>
          <o:OLEObject Type="Embed" ProgID="Equation.DSMT4" ShapeID="_x0000_i1032" DrawAspect="Content" ObjectID="_1404111917" r:id="rId24"/>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411592">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1pt;height:12.65pt" o:ole="">
            <v:imagedata r:id="rId25" o:title=""/>
          </v:shape>
          <o:OLEObject Type="Embed" ProgID="Equation.DSMT4" ShapeID="_x0000_i1033" DrawAspect="Content" ObjectID="_1404111918"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411592">
        <w:fldChar w:fldCharType="begin"/>
      </w:r>
      <w:r w:rsidR="00DF4689">
        <w:instrText xml:space="preserve"> REF _Ref322262099 \h </w:instrText>
      </w:r>
      <w:r w:rsidR="00411592">
        <w:fldChar w:fldCharType="separate"/>
      </w:r>
      <w:r w:rsidR="00077199" w:rsidRPr="00532E81">
        <w:t xml:space="preserve">Figure </w:t>
      </w:r>
      <w:r w:rsidR="00077199">
        <w:rPr>
          <w:noProof/>
        </w:rPr>
        <w:t>1</w:t>
      </w:r>
      <w:r w:rsidR="00411592">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4" type="#_x0000_t75" style="width:129.15pt;height:56.6pt" o:ole="">
            <v:imagedata r:id="rId27" o:title=""/>
          </v:shape>
          <o:OLEObject Type="Embed" ProgID="Equation.DSMT4" ShapeID="_x0000_i1034" DrawAspect="Content" ObjectID="_1404111919" r:id="rId28"/>
        </w:object>
      </w:r>
      <w:r w:rsidR="001D3916">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411592">
        <w:fldChar w:fldCharType="end"/>
      </w:r>
    </w:p>
    <w:p w:rsidR="00451F67" w:rsidRDefault="00661DC2" w:rsidP="00451F67">
      <w:proofErr w:type="gramStart"/>
      <w:r>
        <w:lastRenderedPageBreak/>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5" type="#_x0000_t75" style="width:9.9pt;height:9.9pt" o:ole="">
            <v:imagedata r:id="rId29" o:title=""/>
          </v:shape>
          <o:OLEObject Type="Embed" ProgID="Equation.DSMT4" ShapeID="_x0000_i1035" DrawAspect="Content" ObjectID="_1404111920" r:id="rId30"/>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6" type="#_x0000_t75" style="width:13.75pt;height:18.7pt" o:ole="">
            <v:imagedata r:id="rId31" o:title=""/>
          </v:shape>
          <o:OLEObject Type="Embed" ProgID="Equation.DSMT4" ShapeID="_x0000_i1036" DrawAspect="Content" ObjectID="_1404111921" r:id="rId32"/>
        </w:object>
      </w:r>
      <w:r w:rsidR="001D3916">
        <w:t xml:space="preserve"> and </w:t>
      </w:r>
      <w:r w:rsidR="001D3916" w:rsidRPr="001D3916">
        <w:rPr>
          <w:position w:val="-12"/>
        </w:rPr>
        <w:object w:dxaOrig="260" w:dyaOrig="360">
          <v:shape id="_x0000_i1037" type="#_x0000_t75" style="width:12.65pt;height:18.7pt" o:ole="">
            <v:imagedata r:id="rId33" o:title=""/>
          </v:shape>
          <o:OLEObject Type="Embed" ProgID="Equation.DSMT4" ShapeID="_x0000_i1037" DrawAspect="Content" ObjectID="_1404111922" r:id="rId34"/>
        </w:object>
      </w:r>
      <w:r w:rsidR="001D3916">
        <w:t>axis give</w:t>
      </w:r>
    </w:p>
    <w:p w:rsidR="001D3916" w:rsidRDefault="001D3916" w:rsidP="001D3916">
      <w:pPr>
        <w:pStyle w:val="MTDisplayEquation"/>
      </w:pPr>
      <w:r>
        <w:tab/>
      </w:r>
      <w:r w:rsidR="006E00C5" w:rsidRPr="001D3916">
        <w:rPr>
          <w:position w:val="-50"/>
        </w:rPr>
        <w:object w:dxaOrig="5240" w:dyaOrig="1120">
          <v:shape id="_x0000_i1038" type="#_x0000_t75" style="width:262.15pt;height:56.6pt" o:ole="">
            <v:imagedata r:id="rId35" o:title=""/>
          </v:shape>
          <o:OLEObject Type="Embed" ProgID="Equation.DSMT4" ShapeID="_x0000_i1038" DrawAspect="Content" ObjectID="_1404111923" r:id="rId36"/>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411592">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411592">
            <w:fldChar w:fldCharType="begin"/>
          </w:r>
          <w:r w:rsidR="00E7301A">
            <w:instrText xml:space="preserve"> CITATION Rogers2003 \l 1033  </w:instrText>
          </w:r>
          <w:r w:rsidR="00411592">
            <w:fldChar w:fldCharType="separate"/>
          </w:r>
          <w:r w:rsidR="000E4A83">
            <w:rPr>
              <w:noProof/>
            </w:rPr>
            <w:t>(Rogers 2003)</w:t>
          </w:r>
          <w:r w:rsidR="00411592">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The remaining element</w:t>
      </w:r>
      <w:r w:rsidR="00661DC2">
        <w:t>s</w:t>
      </w:r>
      <w:r>
        <w:t xml:space="preserve"> of DCM are either </w:t>
      </w:r>
      <w:r w:rsidR="00E00883" w:rsidRPr="00E00883">
        <w:rPr>
          <w:position w:val="-6"/>
        </w:rPr>
        <w:object w:dxaOrig="360" w:dyaOrig="279">
          <v:shape id="_x0000_i1039" type="#_x0000_t75" style="width:18.7pt;height:13.75pt" o:ole="">
            <v:imagedata r:id="rId37" o:title=""/>
          </v:shape>
          <o:OLEObject Type="Embed" ProgID="Equation.DSMT4" ShapeID="_x0000_i1039" DrawAspect="Content" ObjectID="_1404111924" r:id="rId38"/>
        </w:object>
      </w:r>
      <w:r>
        <w:t xml:space="preserve">or </w:t>
      </w:r>
      <w:r w:rsidR="00E00883" w:rsidRPr="00E00883">
        <w:rPr>
          <w:position w:val="-6"/>
        </w:rPr>
        <w:object w:dxaOrig="400" w:dyaOrig="220">
          <v:shape id="_x0000_i1040" type="#_x0000_t75" style="width:19.25pt;height:11pt" o:ole="">
            <v:imagedata r:id="rId39" o:title=""/>
          </v:shape>
          <o:OLEObject Type="Embed" ProgID="Equation.DSMT4" ShapeID="_x0000_i1040" DrawAspect="Content" ObjectID="_1404111925"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25pt;height:11pt" o:ole="">
            <v:imagedata r:id="rId41" o:title=""/>
          </v:shape>
          <o:OLEObject Type="Embed" ProgID="Equation.DSMT4" ShapeID="_x0000_i1041" DrawAspect="Content" ObjectID="_1404111926"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7pt;height:13.75pt" o:ole="">
            <v:imagedata r:id="rId43" o:title=""/>
          </v:shape>
          <o:OLEObject Type="Embed" ProgID="Equation.DSMT4" ShapeID="_x0000_i1042" DrawAspect="Content" ObjectID="_1404111927"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7pt;height:13.75pt" o:ole="">
            <v:imagedata r:id="rId45" o:title=""/>
          </v:shape>
          <o:OLEObject Type="Embed" ProgID="Equation.DSMT4" ShapeID="_x0000_i1043" DrawAspect="Content" ObjectID="_1404111928"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983177" w:rsidRPr="004235FA">
        <w:rPr>
          <w:position w:val="-30"/>
        </w:rPr>
        <w:object w:dxaOrig="6500" w:dyaOrig="720">
          <v:shape id="_x0000_i1044" type="#_x0000_t75" style="width:325.9pt;height:36.25pt" o:ole="">
            <v:imagedata r:id="rId47" o:title=""/>
          </v:shape>
          <o:OLEObject Type="Embed" ProgID="Equation.DSMT4" ShapeID="_x0000_i1044" DrawAspect="Content" ObjectID="_1404111929" r:id="rId48"/>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411592">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36" w:name="_Ref321838560"/>
      <w:proofErr w:type="gramStart"/>
      <w:r w:rsidRPr="00532E81">
        <w:rPr>
          <w:sz w:val="24"/>
          <w:szCs w:val="24"/>
        </w:rPr>
        <w:t xml:space="preserve">Figure </w:t>
      </w:r>
      <w:r w:rsidR="00411592" w:rsidRPr="00532E81">
        <w:rPr>
          <w:sz w:val="24"/>
          <w:szCs w:val="24"/>
        </w:rPr>
        <w:fldChar w:fldCharType="begin"/>
      </w:r>
      <w:r w:rsidR="007B5C90" w:rsidRPr="00532E81">
        <w:rPr>
          <w:sz w:val="24"/>
          <w:szCs w:val="24"/>
        </w:rPr>
        <w:instrText xml:space="preserve"> SEQ Figure \* ARABIC </w:instrText>
      </w:r>
      <w:r w:rsidR="00411592" w:rsidRPr="00532E81">
        <w:rPr>
          <w:sz w:val="24"/>
          <w:szCs w:val="24"/>
        </w:rPr>
        <w:fldChar w:fldCharType="separate"/>
      </w:r>
      <w:r w:rsidR="00077199">
        <w:rPr>
          <w:noProof/>
          <w:sz w:val="24"/>
          <w:szCs w:val="24"/>
        </w:rPr>
        <w:t>2</w:t>
      </w:r>
      <w:r w:rsidR="00411592" w:rsidRPr="00532E81">
        <w:rPr>
          <w:sz w:val="24"/>
          <w:szCs w:val="24"/>
        </w:rPr>
        <w:fldChar w:fldCharType="end"/>
      </w:r>
      <w:bookmarkEnd w:id="36"/>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2pt;height:15.4pt" o:ole="">
            <v:imagedata r:id="rId50" o:title=""/>
          </v:shape>
          <o:OLEObject Type="Embed" ProgID="Equation.DSMT4" ShapeID="_x0000_i1045" DrawAspect="Content" ObjectID="_1404111930"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rPr>
          <w:ins w:id="37" w:author="Lenovo User" w:date="2012-07-10T15:56:00Z"/>
        </w:rPr>
      </w:pPr>
      <w:r>
        <w:tab/>
      </w:r>
      <w:r w:rsidR="00983177" w:rsidRPr="008913FE">
        <w:rPr>
          <w:position w:val="-14"/>
        </w:rPr>
        <w:object w:dxaOrig="2500" w:dyaOrig="400">
          <v:shape id="_x0000_i1046" type="#_x0000_t75" style="width:124.75pt;height:19.8pt" o:ole="">
            <v:imagedata r:id="rId52" o:title=""/>
          </v:shape>
          <o:OLEObject Type="Embed" ProgID="Equation.DSMT4" ShapeID="_x0000_i1046" DrawAspect="Content" ObjectID="_1404111931" r:id="rId53"/>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38"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38"/>
      <w:r w:rsidR="00411592">
        <w:fldChar w:fldCharType="end"/>
      </w:r>
    </w:p>
    <w:p w:rsidR="00000000" w:rsidRDefault="00983177">
      <w:pPr>
        <w:pPrChange w:id="39" w:author="Lenovo User" w:date="2012-07-10T15:56:00Z">
          <w:pPr>
            <w:pStyle w:val="MTDisplayEquation"/>
          </w:pPr>
        </w:pPrChange>
      </w:pPr>
      <w:ins w:id="40" w:author="Lenovo User" w:date="2012-07-10T15:56:00Z">
        <w:r>
          <w:t xml:space="preserve">This notation is not clear, </w:t>
        </w:r>
      </w:ins>
      <w:ins w:id="41" w:author="Lenovo User" w:date="2012-07-10T15:57:00Z">
        <w:r w:rsidRPr="00983177">
          <w:rPr>
            <w:position w:val="-12"/>
            <w:rPrChange w:id="42" w:author="Lenovo User" w:date="2012-07-10T15:57:00Z">
              <w:rPr>
                <w:position w:val="-12"/>
              </w:rPr>
            </w:rPrChange>
          </w:rPr>
          <w:object w:dxaOrig="200" w:dyaOrig="360">
            <v:shape id="_x0000_i1047" type="#_x0000_t75" style="width:9.9pt;height:18.15pt" o:ole="">
              <v:imagedata r:id="rId54" o:title=""/>
            </v:shape>
            <o:OLEObject Type="Embed" ProgID="Equation.DSMT4" ShapeID="_x0000_i1047" DrawAspect="Content" ObjectID="_1404111932" r:id="rId55"/>
          </w:object>
        </w:r>
      </w:ins>
      <w:ins w:id="43" w:author="Lenovo User" w:date="2012-07-10T15:57:00Z">
        <w:r>
          <w:t>represents a component of a vector, whereas suffix 0 represents a coordinate system</w:t>
        </w:r>
      </w:ins>
      <w:ins w:id="44" w:author="Lenovo User" w:date="2012-07-10T15:58:00Z">
        <w:r w:rsidR="00307EAA">
          <w:t xml:space="preserve">, perhaps: </w:t>
        </w:r>
      </w:ins>
      <w:ins w:id="45" w:author="Lenovo User" w:date="2012-07-10T15:58:00Z">
        <w:r w:rsidR="00307EAA" w:rsidRPr="00307EAA">
          <w:rPr>
            <w:position w:val="-12"/>
            <w:rPrChange w:id="46" w:author="Lenovo User" w:date="2012-07-10T16:00:00Z">
              <w:rPr>
                <w:position w:val="-12"/>
              </w:rPr>
            </w:rPrChange>
          </w:rPr>
          <w:object w:dxaOrig="2260" w:dyaOrig="380">
            <v:shape id="_x0000_i1048" type="#_x0000_t75" style="width:112.65pt;height:18.7pt" o:ole="">
              <v:imagedata r:id="rId56" o:title=""/>
            </v:shape>
            <o:OLEObject Type="Embed" ProgID="Equation.DSMT4" ShapeID="_x0000_i1048" DrawAspect="Content" ObjectID="_1404111933" r:id="rId57"/>
          </w:object>
        </w:r>
      </w:ins>
    </w:p>
    <w:p w:rsidR="006B18AB" w:rsidRPr="006B18AB" w:rsidRDefault="00606FBE" w:rsidP="006B18AB">
      <w:r>
        <w:lastRenderedPageBreak/>
        <w:t xml:space="preserve">It t is worth </w:t>
      </w:r>
      <w:r w:rsidR="00F80AB9">
        <w:t>mentioning</w:t>
      </w:r>
      <w:r>
        <w:t xml:space="preserve"> that the corresponding Euler angles are also widely used </w:t>
      </w:r>
      <w:del w:id="47" w:author="Lenovo User" w:date="2012-07-10T15:52:00Z">
        <w:r w:rsidR="00E00883" w:rsidDel="00983177">
          <w:delText>in notations</w:delText>
        </w:r>
      </w:del>
      <w:ins w:id="48" w:author="Lenovo User" w:date="2012-07-10T15:52:00Z">
        <w:r w:rsidR="00983177">
          <w:t xml:space="preserve"> to express elementary rotation matri</w:t>
        </w:r>
      </w:ins>
      <w:ins w:id="49" w:author="Lenovo User" w:date="2012-07-10T15:53:00Z">
        <w:r w:rsidR="00983177">
          <w:t>ces</w:t>
        </w:r>
        <w:proofErr w:type="gramStart"/>
        <w:r w:rsidR="00983177">
          <w:t>:</w:t>
        </w:r>
      </w:ins>
      <w:del w:id="50" w:author="Lenovo User" w:date="2012-07-10T15:53:00Z">
        <w:r w:rsidDel="00983177">
          <w:delText>, so that in</w:delText>
        </w:r>
        <w:r w:rsidR="00411592" w:rsidDel="00983177">
          <w:fldChar w:fldCharType="begin"/>
        </w:r>
        <w:r w:rsidDel="00983177">
          <w:delInstrText xml:space="preserve"> GOTOBUTTON ZEqnNum859495  \* MERGEFORMAT </w:delInstrText>
        </w:r>
        <w:r w:rsidR="00411592" w:rsidDel="00983177">
          <w:fldChar w:fldCharType="begin"/>
        </w:r>
        <w:r w:rsidR="002705AB" w:rsidDel="00983177">
          <w:delInstrText xml:space="preserve"> REF ZEqnNum859495 \* Charformat \! \* MERGEFORMAT </w:delInstrText>
        </w:r>
        <w:r w:rsidR="00411592" w:rsidDel="00983177">
          <w:fldChar w:fldCharType="separate"/>
        </w:r>
        <w:r w:rsidR="00077199" w:rsidDel="00983177">
          <w:delInstrText>(1.6)</w:delInstrText>
        </w:r>
        <w:r w:rsidR="00411592" w:rsidDel="00983177">
          <w:fldChar w:fldCharType="end"/>
        </w:r>
        <w:r w:rsidR="00411592" w:rsidDel="00983177">
          <w:fldChar w:fldCharType="end"/>
        </w:r>
        <w:r w:rsidDel="00983177">
          <w:delText xml:space="preserve"> the following </w:delText>
        </w:r>
        <w:r w:rsidR="00F80AB9" w:rsidDel="00983177">
          <w:delText>formalism</w:delText>
        </w:r>
      </w:del>
      <w:r w:rsidR="00F80AB9" w:rsidRPr="00606FBE">
        <w:rPr>
          <w:position w:val="-14"/>
        </w:rPr>
        <w:object w:dxaOrig="2659" w:dyaOrig="400">
          <v:shape id="_x0000_i1049" type="#_x0000_t75" style="width:132.45pt;height:19.8pt" o:ole="">
            <v:imagedata r:id="rId58" o:title=""/>
          </v:shape>
          <o:OLEObject Type="Embed" ProgID="Equation.DSMT4" ShapeID="_x0000_i1049" DrawAspect="Content" ObjectID="_1404111934" r:id="rId59"/>
        </w:object>
      </w:r>
      <w:del w:id="51" w:author="Lenovo User" w:date="2012-07-10T15:53:00Z">
        <w:r w:rsidR="00F80AB9" w:rsidDel="00983177">
          <w:delText xml:space="preserve"> is possible</w:delText>
        </w:r>
      </w:del>
      <w:r w:rsidR="00F80AB9">
        <w:t>.</w:t>
      </w:r>
      <w:proofErr w:type="gramEnd"/>
      <w:r w:rsidR="00F80AB9">
        <w:t xml:space="preserve"> </w:t>
      </w:r>
      <w:r w:rsidR="006B18AB">
        <w:t xml:space="preserve">Therefore, </w:t>
      </w:r>
      <w:r w:rsidR="00CE0B1A">
        <w:t xml:space="preserve">a </w:t>
      </w:r>
      <w:r w:rsidR="006B18AB">
        <w:t xml:space="preserve">vector </w:t>
      </w:r>
      <w:r w:rsidRPr="00CE0B1A">
        <w:rPr>
          <w:position w:val="-14"/>
        </w:rPr>
        <w:object w:dxaOrig="1400" w:dyaOrig="400">
          <v:shape id="_x0000_i1050" type="#_x0000_t75" style="width:69.8pt;height:19.8pt" o:ole="">
            <v:imagedata r:id="rId60" o:title=""/>
          </v:shape>
          <o:OLEObject Type="Embed" ProgID="Equation.DSMT4" ShapeID="_x0000_i1050" DrawAspect="Content" ObjectID="_1404111935" r:id="rId61"/>
        </w:object>
      </w:r>
      <w:r w:rsidR="006B18AB">
        <w:t xml:space="preserve"> </w:t>
      </w:r>
      <w:ins w:id="52" w:author="Lenovo User" w:date="2012-07-10T15:53:00Z">
        <w:r w:rsidR="00983177">
          <w:t>(</w:t>
        </w:r>
        <w:proofErr w:type="gramStart"/>
        <w:r w:rsidR="00983177">
          <w:t xml:space="preserve">perhaps </w:t>
        </w:r>
      </w:ins>
      <w:proofErr w:type="gramEnd"/>
      <w:ins w:id="53" w:author="Lenovo User" w:date="2012-07-10T15:54:00Z">
        <w:r w:rsidR="00307EAA" w:rsidRPr="00983177">
          <w:rPr>
            <w:position w:val="-10"/>
          </w:rPr>
          <w:object w:dxaOrig="279" w:dyaOrig="360">
            <v:shape id="_x0000_i1051" type="#_x0000_t75" style="width:13.75pt;height:18.15pt" o:ole="">
              <v:imagedata r:id="rId62" o:title=""/>
            </v:shape>
            <o:OLEObject Type="Embed" ProgID="Equation.DSMT4" ShapeID="_x0000_i1051" DrawAspect="Content" ObjectID="_1404111936" r:id="rId63"/>
          </w:object>
        </w:r>
      </w:ins>
      <w:ins w:id="54" w:author="Lenovo User" w:date="2012-07-10T15:54:00Z">
        <w:r w:rsidR="00983177">
          <w:t xml:space="preserve">) </w:t>
        </w:r>
      </w:ins>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52" type="#_x0000_t75" style="width:18.7pt;height:19.8pt" o:ole="">
            <v:imagedata r:id="rId64" o:title=""/>
          </v:shape>
          <o:OLEObject Type="Embed" ProgID="Equation.DSMT4" ShapeID="_x0000_i1052" DrawAspect="Content" ObjectID="_1404111937" r:id="rId65"/>
        </w:object>
      </w:r>
      <w:r w:rsidR="00CE0B1A">
        <w:t xml:space="preserve"> composed of three </w:t>
      </w:r>
      <w:r w:rsidR="00E00883">
        <w:t>sequential rotations as follows:</w:t>
      </w:r>
    </w:p>
    <w:p w:rsidR="00A30E6E" w:rsidRPr="00A30E6E" w:rsidRDefault="00A30E6E" w:rsidP="00A30E6E">
      <w:pPr>
        <w:pStyle w:val="MTDisplayEquation"/>
      </w:pPr>
      <w:r>
        <w:tab/>
      </w:r>
      <w:r w:rsidR="006E00C5" w:rsidRPr="006E00C5">
        <w:rPr>
          <w:position w:val="-94"/>
        </w:rPr>
        <w:object w:dxaOrig="6900" w:dyaOrig="1560">
          <v:shape id="_x0000_i1053" type="#_x0000_t75" style="width:345.15pt;height:78.05pt" o:ole="">
            <v:imagedata r:id="rId66" o:title=""/>
          </v:shape>
          <o:OLEObject Type="Embed" ProgID="Equation.DSMT4" ShapeID="_x0000_i1053" DrawAspect="Content" ObjectID="_1404111938" r:id="rId67"/>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55"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55"/>
      <w:r w:rsidR="00411592">
        <w:fldChar w:fldCharType="end"/>
      </w:r>
    </w:p>
    <w:p w:rsidR="00AA0B2D" w:rsidRDefault="00AA0B2D" w:rsidP="00AA0B2D">
      <w:pPr>
        <w:pStyle w:val="MTDisplayEquation"/>
      </w:pPr>
      <w:r>
        <w:tab/>
      </w:r>
      <w:r w:rsidR="00CF4C43" w:rsidRPr="007D400F">
        <w:rPr>
          <w:position w:val="-50"/>
        </w:rPr>
        <w:object w:dxaOrig="7980" w:dyaOrig="1120">
          <v:shape id="_x0000_i1054" type="#_x0000_t75" style="width:400.1pt;height:54.95pt" o:ole="">
            <v:imagedata r:id="rId68" o:title=""/>
          </v:shape>
          <o:OLEObject Type="Embed" ProgID="Equation.DSMT4" ShapeID="_x0000_i1054" DrawAspect="Content" ObjectID="_1404111939" r:id="rId69"/>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411592">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xml:space="preserve">. </w:t>
      </w:r>
      <w:ins w:id="56" w:author="Lenovo User" w:date="2012-07-10T16:00:00Z">
        <w:r w:rsidR="00307EAA">
          <w:t xml:space="preserve">(DCM matrix does not have to be </w:t>
        </w:r>
      </w:ins>
      <w:ins w:id="57" w:author="Lenovo User" w:date="2012-07-10T16:01:00Z">
        <w:r w:rsidR="00307EAA">
          <w:t>orthonormal</w:t>
        </w:r>
      </w:ins>
      <w:ins w:id="58" w:author="Lenovo User" w:date="2012-07-10T16:00:00Z">
        <w:r w:rsidR="00307EAA">
          <w:t xml:space="preserve"> whereas </w:t>
        </w:r>
      </w:ins>
      <w:ins w:id="59" w:author="Lenovo User" w:date="2012-07-10T16:01:00Z">
        <w:r w:rsidR="00307EAA">
          <w:t>rotation</w:t>
        </w:r>
      </w:ins>
      <w:ins w:id="60" w:author="Lenovo User" w:date="2012-07-10T16:00:00Z">
        <w:r w:rsidR="00307EAA">
          <w:t xml:space="preserve"> matrix does</w:t>
        </w:r>
      </w:ins>
      <w:ins w:id="61" w:author="Lenovo User" w:date="2012-07-10T16:01:00Z">
        <w:r w:rsidR="00307EAA">
          <w:t xml:space="preserve">. DCM can be defined using two </w:t>
        </w:r>
        <w:proofErr w:type="spellStart"/>
        <w:r w:rsidR="00307EAA">
          <w:t>nonorthogonal</w:t>
        </w:r>
        <w:proofErr w:type="spellEnd"/>
        <w:r w:rsidR="00307EAA">
          <w:t xml:space="preserve"> coordinate systems) </w:t>
        </w:r>
      </w:ins>
      <w:proofErr w:type="gramStart"/>
      <w:r w:rsidR="008D1AC8">
        <w:t>They</w:t>
      </w:r>
      <w:proofErr w:type="gramEnd"/>
      <w:r w:rsidR="008D1AC8">
        <w:t xml:space="preserve"> are summarized</w:t>
      </w:r>
      <w:r w:rsidR="00CF4C43">
        <w:t xml:space="preserve"> here for </w:t>
      </w:r>
      <w:r w:rsidR="00C02E1E">
        <w:t>completeness;</w:t>
      </w:r>
      <w:r w:rsidR="008D1AC8">
        <w:t xml:space="preserve"> an interested reader is referred to reference </w:t>
      </w:r>
      <w:sdt>
        <w:sdtPr>
          <w:id w:val="164019193"/>
          <w:citation/>
        </w:sdtPr>
        <w:sdtContent>
          <w:r w:rsidR="00411592">
            <w:fldChar w:fldCharType="begin"/>
          </w:r>
          <w:r w:rsidR="00E7301A">
            <w:instrText xml:space="preserve"> CITATION Goldstein80 \l 1033 </w:instrText>
          </w:r>
          <w:r w:rsidR="00411592">
            <w:fldChar w:fldCharType="separate"/>
          </w:r>
          <w:r w:rsidR="000E4A83">
            <w:rPr>
              <w:noProof/>
            </w:rPr>
            <w:t>(Goldstein 1980)</w:t>
          </w:r>
          <w:r w:rsidR="00411592">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5" type="#_x0000_t75" style="width:64.3pt;height:18.7pt" o:ole="">
            <v:imagedata r:id="rId70" o:title=""/>
          </v:shape>
          <o:OLEObject Type="Embed" ProgID="Equation.DSMT4" ShapeID="_x0000_i1055" DrawAspect="Content" ObjectID="_1404111940" r:id="rId71"/>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363766">
        <w:t xml:space="preserve">by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6" type="#_x0000_t75" style="width:15.4pt;height:18.7pt" o:ole="">
            <v:imagedata r:id="rId72" o:title=""/>
          </v:shape>
          <o:OLEObject Type="Embed" ProgID="Equation.DSMT4" ShapeID="_x0000_i1056" DrawAspect="Content" ObjectID="_1404111941" r:id="rId73"/>
        </w:object>
      </w:r>
      <w:r w:rsidR="001B1F42">
        <w:t xml:space="preserve">resulting from three infinitely small </w:t>
      </w:r>
      <w:r w:rsidR="001B1F42" w:rsidRPr="001B1F42">
        <w:rPr>
          <w:position w:val="-10"/>
        </w:rPr>
        <w:object w:dxaOrig="1219" w:dyaOrig="320">
          <v:shape id="_x0000_i1057" type="#_x0000_t75" style="width:61pt;height:15.4pt" o:ole="">
            <v:imagedata r:id="rId74" o:title=""/>
          </v:shape>
          <o:OLEObject Type="Embed" ProgID="Equation.DSMT4" ShapeID="_x0000_i1057" DrawAspect="Content" ObjectID="_1404111942" r:id="rId75"/>
        </w:object>
      </w:r>
      <w:r w:rsidR="001B1F42">
        <w:t>consecutive rotations performed over an interval of time</w:t>
      </w:r>
      <w:r w:rsidR="001B1F42" w:rsidRPr="001B1F42">
        <w:rPr>
          <w:position w:val="-6"/>
        </w:rPr>
        <w:object w:dxaOrig="279" w:dyaOrig="279">
          <v:shape id="_x0000_i1058" type="#_x0000_t75" style="width:13.75pt;height:13.75pt" o:ole="">
            <v:imagedata r:id="rId76" o:title=""/>
          </v:shape>
          <o:OLEObject Type="Embed" ProgID="Equation.DSMT4" ShapeID="_x0000_i1058" DrawAspect="Content" ObjectID="_1404111943" r:id="rId77"/>
        </w:object>
      </w:r>
      <w:r w:rsidR="001B1F42">
        <w:t>. Utilizing</w:t>
      </w:r>
      <w:r>
        <w:t xml:space="preserve"> the small angle</w:t>
      </w:r>
      <w:r w:rsidRPr="000954F4">
        <w:rPr>
          <w:position w:val="-6"/>
        </w:rPr>
        <w:object w:dxaOrig="200" w:dyaOrig="220">
          <v:shape id="_x0000_i1059" type="#_x0000_t75" style="width:9.9pt;height:11pt" o:ole="">
            <v:imagedata r:id="rId78" o:title=""/>
          </v:shape>
          <o:OLEObject Type="Embed" ProgID="Equation.DSMT4" ShapeID="_x0000_i1059" DrawAspect="Content" ObjectID="_1404111944" r:id="rId79"/>
        </w:object>
      </w:r>
      <w:r>
        <w:t xml:space="preserve"> approximation</w:t>
      </w:r>
      <w:r w:rsidR="001B1F42">
        <w:t xml:space="preserve"> of </w:t>
      </w:r>
      <w:r w:rsidR="008A51EC" w:rsidRPr="008A51EC">
        <w:rPr>
          <w:position w:val="-10"/>
        </w:rPr>
        <w:object w:dxaOrig="1020" w:dyaOrig="320">
          <v:shape id="_x0000_i1060" type="#_x0000_t75" style="width:50.55pt;height:15.4pt" o:ole="">
            <v:imagedata r:id="rId80" o:title=""/>
          </v:shape>
          <o:OLEObject Type="Embed" ProgID="Equation.DSMT4" ShapeID="_x0000_i1060" DrawAspect="Content" ObjectID="_1404111945" r:id="rId81"/>
        </w:object>
      </w:r>
      <w:r w:rsidR="001B1F42">
        <w:t xml:space="preserve"> and </w:t>
      </w:r>
      <w:r w:rsidR="008A51EC" w:rsidRPr="008A51EC">
        <w:rPr>
          <w:position w:val="-10"/>
        </w:rPr>
        <w:object w:dxaOrig="999" w:dyaOrig="320">
          <v:shape id="_x0000_i1061" type="#_x0000_t75" style="width:50.55pt;height:15.4pt" o:ole="">
            <v:imagedata r:id="rId82" o:title=""/>
          </v:shape>
          <o:OLEObject Type="Embed" ProgID="Equation.DSMT4" ShapeID="_x0000_i1061" DrawAspect="Content" ObjectID="_1404111946" r:id="rId83"/>
        </w:object>
      </w:r>
      <w:r w:rsidR="001B1F42">
        <w:t xml:space="preserve"> </w:t>
      </w:r>
      <w:r w:rsidR="008A51EC">
        <w:t>and neglecting the higher order terms</w:t>
      </w:r>
      <w:r w:rsidR="00363766">
        <w:t>,</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62" type="#_x0000_t75" style="width:435.3pt;height:114.85pt" o:ole="">
            <v:imagedata r:id="rId84" o:title=""/>
          </v:shape>
          <o:OLEObject Type="Embed" ProgID="Equation.DSMT4" ShapeID="_x0000_i1062" DrawAspect="Content" ObjectID="_1404111947" r:id="rId85"/>
        </w:object>
      </w:r>
    </w:p>
    <w:p w:rsidR="00336ABE" w:rsidRDefault="00336ABE" w:rsidP="008A51EC">
      <w:r>
        <w:t xml:space="preserve">Utilizing </w:t>
      </w:r>
      <w:r w:rsidR="00411592">
        <w:fldChar w:fldCharType="begin"/>
      </w:r>
      <w:r>
        <w:instrText xml:space="preserve"> GOTOBUTTON ZEqnNum859495  \* MERGEFORMAT </w:instrText>
      </w:r>
      <w:r w:rsidR="00411592">
        <w:fldChar w:fldCharType="begin"/>
      </w:r>
      <w:r w:rsidR="0057266A">
        <w:instrText xml:space="preserve"> REF ZEqnNum859495 \* Charformat \! \* MERGEFORMAT </w:instrText>
      </w:r>
      <w:r w:rsidR="00411592">
        <w:fldChar w:fldCharType="separate"/>
      </w:r>
      <w:r w:rsidR="00077199">
        <w:instrText>(1.6)</w:instrText>
      </w:r>
      <w:r w:rsidR="00411592">
        <w:fldChar w:fldCharType="end"/>
      </w:r>
      <w:r w:rsidR="00411592">
        <w:fldChar w:fldCharType="end"/>
      </w:r>
      <w:r>
        <w:t xml:space="preserve"> at any given </w:t>
      </w:r>
      <w:proofErr w:type="gramStart"/>
      <w:r>
        <w:t>time</w:t>
      </w:r>
      <w:ins w:id="62" w:author="Lenovo User" w:date="2012-07-10T16:03:00Z">
        <w:r w:rsidR="00AF0A6F">
          <w:t xml:space="preserve"> </w:t>
        </w:r>
      </w:ins>
      <w:proofErr w:type="gramEnd"/>
      <w:r w:rsidRPr="00336ABE">
        <w:rPr>
          <w:position w:val="-6"/>
        </w:rPr>
        <w:object w:dxaOrig="139" w:dyaOrig="240">
          <v:shape id="_x0000_i1063" type="#_x0000_t75" style="width:6.05pt;height:12.1pt" o:ole="">
            <v:imagedata r:id="rId86" o:title=""/>
          </v:shape>
          <o:OLEObject Type="Embed" ProgID="Equation.DSMT4" ShapeID="_x0000_i1063" DrawAspect="Content" ObjectID="_1404111948" r:id="rId87"/>
        </w:object>
      </w:r>
      <w:r>
        <w:t xml:space="preserve">, the values of </w:t>
      </w:r>
      <w:r w:rsidR="00ED33FF" w:rsidRPr="00336ABE">
        <w:rPr>
          <w:position w:val="-10"/>
        </w:rPr>
        <w:object w:dxaOrig="300" w:dyaOrig="360">
          <v:shape id="_x0000_i1064" type="#_x0000_t75" style="width:14.85pt;height:18.7pt" o:ole="">
            <v:imagedata r:id="rId88" o:title=""/>
          </v:shape>
          <o:OLEObject Type="Embed" ProgID="Equation.DSMT4" ShapeID="_x0000_i1064" DrawAspect="Content" ObjectID="_1404111949" r:id="rId89"/>
        </w:object>
      </w:r>
      <w:r>
        <w:t xml:space="preserve">at the time </w:t>
      </w:r>
      <w:r w:rsidRPr="00336ABE">
        <w:rPr>
          <w:position w:val="-6"/>
        </w:rPr>
        <w:object w:dxaOrig="580" w:dyaOrig="279">
          <v:shape id="_x0000_i1065" type="#_x0000_t75" style="width:29.7pt;height:13.75pt" o:ole="">
            <v:imagedata r:id="rId90" o:title=""/>
          </v:shape>
          <o:OLEObject Type="Embed" ProgID="Equation.DSMT4" ShapeID="_x0000_i1065" DrawAspect="Content" ObjectID="_1404111950" r:id="rId91"/>
        </w:object>
      </w:r>
      <w:r w:rsidR="00D50DA8">
        <w:t>can be</w:t>
      </w:r>
      <w:r>
        <w:t xml:space="preserve"> expressed by</w:t>
      </w:r>
    </w:p>
    <w:p w:rsidR="00D50DA8" w:rsidRDefault="00D50DA8" w:rsidP="00D50DA8">
      <w:pPr>
        <w:pStyle w:val="MTDisplayEquation"/>
      </w:pPr>
      <w:r>
        <w:lastRenderedPageBreak/>
        <w:tab/>
      </w:r>
      <w:r w:rsidR="000954F4" w:rsidRPr="00D50DA8">
        <w:rPr>
          <w:position w:val="-14"/>
        </w:rPr>
        <w:object w:dxaOrig="4000" w:dyaOrig="400">
          <v:shape id="_x0000_i1066" type="#_x0000_t75" style="width:200.05pt;height:19.8pt" o:ole="">
            <v:imagedata r:id="rId92" o:title=""/>
          </v:shape>
          <o:OLEObject Type="Embed" ProgID="Equation.DSMT4" ShapeID="_x0000_i1066" DrawAspect="Content" ObjectID="_1404111951" r:id="rId93"/>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7" type="#_x0000_t75" style="width:98.95pt;height:15.4pt" o:ole="">
            <v:imagedata r:id="rId94" o:title=""/>
          </v:shape>
          <o:OLEObject Type="Embed" ProgID="Equation.DSMT4" ShapeID="_x0000_i1067" DrawAspect="Content" ObjectID="_1404111952" r:id="rId95"/>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8" type="#_x0000_t75" style="width:436.4pt;height:33pt" o:ole="">
            <v:imagedata r:id="rId96" o:title=""/>
          </v:shape>
          <o:OLEObject Type="Embed" ProgID="Equation.DSMT4" ShapeID="_x0000_i1068" DrawAspect="Content" ObjectID="_1404111953" r:id="rId97"/>
        </w:object>
      </w:r>
    </w:p>
    <w:p w:rsidR="009213D6" w:rsidRPr="009213D6" w:rsidRDefault="009213D6" w:rsidP="009213D6"/>
    <w:p w:rsidR="009213D6" w:rsidRPr="009213D6" w:rsidRDefault="009213D6" w:rsidP="009213D6">
      <w:pPr>
        <w:pStyle w:val="MTDisplayEquation"/>
      </w:pPr>
      <w:r>
        <w:tab/>
      </w:r>
      <w:r w:rsidR="00606FBE" w:rsidRPr="009213D6">
        <w:rPr>
          <w:position w:val="-12"/>
        </w:rPr>
        <w:object w:dxaOrig="1740" w:dyaOrig="380">
          <v:shape id="_x0000_i1069" type="#_x0000_t75" style="width:86.85pt;height:18.7pt" o:ole="">
            <v:imagedata r:id="rId98" o:title=""/>
          </v:shape>
          <o:OLEObject Type="Embed" ProgID="Equation.DSMT4" ShapeID="_x0000_i1069" DrawAspect="Content" ObjectID="_1404111954" r:id="rId99"/>
        </w:object>
      </w:r>
      <w:r w:rsidR="00363766">
        <w:rPr>
          <w:position w:val="-12"/>
        </w:rPr>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63"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63"/>
      <w:r w:rsidR="00411592">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70" type="#_x0000_t75" style="width:115.4pt;height:58.25pt" o:ole="">
            <v:imagedata r:id="rId100" o:title=""/>
          </v:shape>
          <o:OLEObject Type="Embed" ProgID="Equation.DSMT4" ShapeID="_x0000_i1070" DrawAspect="Content" ObjectID="_1404111955" r:id="rId101"/>
        </w:object>
      </w:r>
    </w:p>
    <w:p w:rsidR="009213D6" w:rsidDel="00B1737E" w:rsidRDefault="00B50A7D" w:rsidP="00B1737E">
      <w:pPr>
        <w:rPr>
          <w:del w:id="64" w:author="Lenovo User" w:date="2012-07-10T16:09:00Z"/>
        </w:rPr>
      </w:pPr>
      <w:proofErr w:type="gramStart"/>
      <w:r>
        <w:t>and</w:t>
      </w:r>
      <w:proofErr w:type="gramEnd"/>
      <w:r>
        <w:t xml:space="preserve"> </w:t>
      </w:r>
      <w:r w:rsidR="00606FBE" w:rsidRPr="00B50A7D">
        <w:rPr>
          <w:position w:val="-10"/>
        </w:rPr>
        <w:object w:dxaOrig="1160" w:dyaOrig="360">
          <v:shape id="_x0000_i1071" type="#_x0000_t75" style="width:58.25pt;height:18.7pt" o:ole="">
            <v:imagedata r:id="rId102" o:title=""/>
          </v:shape>
          <o:OLEObject Type="Embed" ProgID="Equation.DSMT4" ShapeID="_x0000_i1071" DrawAspect="Content" ObjectID="_1404111956" r:id="rId103"/>
        </w:object>
      </w:r>
      <w:del w:id="65" w:author="Lenovo User" w:date="2012-07-10T16:05:00Z">
        <w:r w:rsidDel="00AF0A6F">
          <w:delText>is the vector of angular velocities</w:delText>
        </w:r>
      </w:del>
      <w:ins w:id="66" w:author="Lenovo User" w:date="2012-07-10T16:05:00Z">
        <w:r w:rsidR="00AF0A6F">
          <w:t xml:space="preserve"> This is not true: </w:t>
        </w:r>
      </w:ins>
      <w:ins w:id="67" w:author="Lenovo User" w:date="2012-07-10T16:06:00Z">
        <w:r w:rsidR="00AF0A6F">
          <w:t>Euler angles</w:t>
        </w:r>
      </w:ins>
      <w:ins w:id="68" w:author="Lenovo User" w:date="2012-07-10T16:07:00Z">
        <w:r w:rsidR="00AF0A6F">
          <w:t xml:space="preserve"> and their rates </w:t>
        </w:r>
      </w:ins>
      <w:ins w:id="69" w:author="Lenovo User" w:date="2012-07-10T16:06:00Z">
        <w:r w:rsidR="00AF0A6F">
          <w:t xml:space="preserve"> are not vectors</w:t>
        </w:r>
      </w:ins>
      <w:r>
        <w:t xml:space="preserve">. </w:t>
      </w:r>
      <w:ins w:id="70" w:author="Lenovo User" w:date="2012-07-10T16:06:00Z">
        <w:r w:rsidR="00AF0A6F">
          <w:t xml:space="preserve">The derivation above only works for small angle </w:t>
        </w:r>
      </w:ins>
      <w:ins w:id="71" w:author="Lenovo User" w:date="2012-07-10T16:07:00Z">
        <w:r w:rsidR="00AF0A6F">
          <w:t>approximations</w:t>
        </w:r>
      </w:ins>
      <w:ins w:id="72" w:author="Lenovo User" w:date="2012-07-10T16:06:00Z">
        <w:r w:rsidR="00AF0A6F">
          <w:t xml:space="preserve"> and fails otherwise. </w:t>
        </w:r>
      </w:ins>
      <w:r w:rsidR="009213D6">
        <w:t>The rotation</w:t>
      </w:r>
      <w:del w:id="73" w:author="Lenovo User" w:date="2012-07-10T16:09:00Z">
        <w:r w:rsidR="009213D6" w:rsidDel="00B1737E">
          <w:delText xml:space="preserve"> matrix </w:delText>
        </w:r>
        <w:r w:rsidR="00606FBE" w:rsidRPr="003D08BD" w:rsidDel="00B1737E">
          <w:rPr>
            <w:position w:val="-10"/>
          </w:rPr>
          <w:object w:dxaOrig="560" w:dyaOrig="320">
            <v:shape id="_x0000_i1072" type="#_x0000_t75" style="width:28.05pt;height:15.4pt" o:ole="">
              <v:imagedata r:id="rId104" o:title=""/>
            </v:shape>
            <o:OLEObject Type="Embed" ProgID="Equation.DSMT4" ShapeID="_x0000_i1072" DrawAspect="Content" ObjectID="_1404111957" r:id="rId105"/>
          </w:object>
        </w:r>
        <w:r w:rsidR="009213D6" w:rsidDel="00B1737E">
          <w:delText xml:space="preserve"> </w:delText>
        </w:r>
        <w:r w:rsidR="003D08BD" w:rsidDel="00B1737E">
          <w:delText xml:space="preserve">can be viewed as a rotation of the frame </w:delText>
        </w:r>
        <w:r w:rsidR="00ED33FF" w:rsidRPr="00ED33FF" w:rsidDel="00B1737E">
          <w:rPr>
            <w:position w:val="-14"/>
          </w:rPr>
          <w:object w:dxaOrig="400" w:dyaOrig="400">
            <v:shape id="_x0000_i1073" type="#_x0000_t75" style="width:19.25pt;height:19.8pt" o:ole="">
              <v:imagedata r:id="rId106" o:title=""/>
            </v:shape>
            <o:OLEObject Type="Embed" ProgID="Equation.DSMT4" ShapeID="_x0000_i1073" DrawAspect="Content" ObjectID="_1404111958" r:id="rId107"/>
          </w:object>
        </w:r>
        <w:r w:rsidR="003D08BD" w:rsidDel="00B1737E">
          <w:delText xml:space="preserve">with respect to frame </w:delText>
        </w:r>
        <w:r w:rsidR="00ED33FF" w:rsidRPr="00ED33FF" w:rsidDel="00B1737E">
          <w:rPr>
            <w:position w:val="-14"/>
          </w:rPr>
          <w:object w:dxaOrig="380" w:dyaOrig="400">
            <v:shape id="_x0000_i1074" type="#_x0000_t75" style="width:18.7pt;height:19.25pt" o:ole="">
              <v:imagedata r:id="rId108" o:title=""/>
            </v:shape>
            <o:OLEObject Type="Embed" ProgID="Equation.DSMT4" ShapeID="_x0000_i1074" DrawAspect="Content" ObjectID="_1404111959" r:id="rId109"/>
          </w:object>
        </w:r>
        <w:r w:rsidR="003D08BD" w:rsidDel="00B1737E">
          <w:delText xml:space="preserve"> measured in the </w:delText>
        </w:r>
        <w:r w:rsidR="00ED33FF" w:rsidRPr="00ED33FF" w:rsidDel="00B1737E">
          <w:rPr>
            <w:position w:val="-14"/>
          </w:rPr>
          <w:object w:dxaOrig="400" w:dyaOrig="400">
            <v:shape id="_x0000_i1075" type="#_x0000_t75" style="width:19.25pt;height:19.8pt" o:ole="">
              <v:imagedata r:id="rId106" o:title=""/>
            </v:shape>
            <o:OLEObject Type="Embed" ProgID="Equation.DSMT4" ShapeID="_x0000_i1075" DrawAspect="Content" ObjectID="_1404111960" r:id="rId110"/>
          </w:object>
        </w:r>
        <w:r w:rsidR="003D08BD" w:rsidDel="00B1737E">
          <w:delText xml:space="preserve">frame. It can be observed that matrix </w:delText>
        </w:r>
        <w:r w:rsidR="00606FBE" w:rsidRPr="003D08BD" w:rsidDel="00B1737E">
          <w:rPr>
            <w:position w:val="-10"/>
          </w:rPr>
          <w:object w:dxaOrig="560" w:dyaOrig="320">
            <v:shape id="_x0000_i1076" type="#_x0000_t75" style="width:28.05pt;height:15.4pt" o:ole="">
              <v:imagedata r:id="rId104" o:title=""/>
            </v:shape>
            <o:OLEObject Type="Embed" ProgID="Equation.DSMT4" ShapeID="_x0000_i1076" DrawAspect="Content" ObjectID="_1404111961" r:id="rId111"/>
          </w:object>
        </w:r>
        <w:r w:rsidR="003D08BD" w:rsidDel="00B1737E">
          <w:delText xml:space="preserve">is a skew symmetric matrix </w:delText>
        </w:r>
        <w:r w:rsidR="00606FBE" w:rsidRPr="003D08BD" w:rsidDel="00B1737E">
          <w:rPr>
            <w:position w:val="-16"/>
          </w:rPr>
          <w:object w:dxaOrig="1740" w:dyaOrig="440">
            <v:shape id="_x0000_i1077" type="#_x0000_t75" style="width:86.85pt;height:22pt" o:ole="">
              <v:imagedata r:id="rId112" o:title=""/>
            </v:shape>
            <o:OLEObject Type="Embed" ProgID="Equation.DSMT4" ShapeID="_x0000_i1077" DrawAspect="Content" ObjectID="_1404111962" r:id="rId113"/>
          </w:object>
        </w:r>
        <w:r w:rsidR="003D08BD" w:rsidDel="00B1737E">
          <w:delText xml:space="preserve"> and therefore the transposed equivalent </w:delText>
        </w:r>
        <w:r w:rsidR="008D1AC8" w:rsidDel="00B1737E">
          <w:delText xml:space="preserve">of the rate of rotation </w:delText>
        </w:r>
        <w:r w:rsidR="003D08BD" w:rsidDel="00B1737E">
          <w:delText>is</w:delText>
        </w:r>
      </w:del>
    </w:p>
    <w:p w:rsidR="00000000" w:rsidRDefault="003D08BD">
      <w:pPr>
        <w:rPr>
          <w:del w:id="74" w:author="Lenovo User" w:date="2012-07-10T16:09:00Z"/>
        </w:rPr>
        <w:pPrChange w:id="75" w:author="Lenovo User" w:date="2012-07-10T16:09:00Z">
          <w:pPr>
            <w:pStyle w:val="MTDisplayEquation"/>
          </w:pPr>
        </w:pPrChange>
      </w:pPr>
      <w:del w:id="76" w:author="Lenovo User" w:date="2012-07-10T16:09:00Z">
        <w:r w:rsidDel="00B1737E">
          <w:tab/>
        </w:r>
        <w:r w:rsidR="00606FBE" w:rsidRPr="003D08BD" w:rsidDel="00B1737E">
          <w:rPr>
            <w:position w:val="-14"/>
          </w:rPr>
          <w:object w:dxaOrig="3240" w:dyaOrig="400">
            <v:shape id="_x0000_i1078" type="#_x0000_t75" style="width:162.7pt;height:19.8pt" o:ole="">
              <v:imagedata r:id="rId114" o:title=""/>
            </v:shape>
            <o:OLEObject Type="Embed" ProgID="Equation.DSMT4" ShapeID="_x0000_i1078" DrawAspect="Content" ObjectID="_1404111963" r:id="rId115"/>
          </w:object>
        </w:r>
        <w:r w:rsidR="00363766" w:rsidDel="00B1737E">
          <w:rPr>
            <w:position w:val="-14"/>
          </w:rPr>
          <w:delText>.</w:delText>
        </w:r>
      </w:del>
    </w:p>
    <w:p w:rsidR="00E41043" w:rsidRDefault="00E32B98" w:rsidP="00B1737E">
      <w:del w:id="77" w:author="Lenovo User" w:date="2012-07-10T16:09:00Z">
        <w:r w:rsidDel="00B1737E">
          <w:delText xml:space="preserve">Another useful general property of angular velocities is called the angular velocities addition </w:delText>
        </w:r>
        <w:r w:rsidR="0003193B" w:rsidDel="00B1737E">
          <w:delText xml:space="preserve">theorem </w:delText>
        </w:r>
      </w:del>
      <w:customXmlDelRangeStart w:id="78" w:author="Lenovo User" w:date="2012-07-10T16:09:00Z"/>
      <w:sdt>
        <w:sdtPr>
          <w:id w:val="187627507"/>
          <w:citation/>
        </w:sdtPr>
        <w:sdtContent>
          <w:customXmlDelRangeEnd w:id="78"/>
          <w:del w:id="79" w:author="Lenovo User" w:date="2012-07-10T16:09:00Z">
            <w:r w:rsidR="00411592" w:rsidDel="00B1737E">
              <w:fldChar w:fldCharType="begin"/>
            </w:r>
            <w:r w:rsidR="00E7301A" w:rsidDel="00B1737E">
              <w:delInstrText xml:space="preserve"> CITATION Rogers2003 \l 1033  </w:delInstrText>
            </w:r>
            <w:r w:rsidR="00411592" w:rsidDel="00B1737E">
              <w:fldChar w:fldCharType="separate"/>
            </w:r>
            <w:r w:rsidR="000E4A83" w:rsidDel="00B1737E">
              <w:rPr>
                <w:noProof/>
              </w:rPr>
              <w:delText>(Rogers 2003)</w:delText>
            </w:r>
            <w:r w:rsidR="00411592" w:rsidDel="00B1737E">
              <w:rPr>
                <w:noProof/>
              </w:rPr>
              <w:fldChar w:fldCharType="end"/>
            </w:r>
          </w:del>
          <w:customXmlDelRangeStart w:id="80" w:author="Lenovo User" w:date="2012-07-10T16:09:00Z"/>
        </w:sdtContent>
      </w:sdt>
      <w:customXmlDelRangeEnd w:id="80"/>
      <w:del w:id="81" w:author="Lenovo User" w:date="2012-07-10T16:09:00Z">
        <w:r w:rsidDel="00B1737E">
          <w:delText>. The theorem states that for angular velocity vectors coordinated in a common frame</w:delText>
        </w:r>
        <w:r w:rsidR="00363766" w:rsidDel="00B1737E">
          <w:delText>,</w:delText>
        </w:r>
        <w:r w:rsidDel="00B1737E">
          <w:delText xml:space="preserve"> the resulting angular velocity of the cumulative rotation is a plain sum of the contributing rotations. </w:delText>
        </w:r>
        <w:r w:rsidR="00363766" w:rsidDel="00B1737E">
          <w:delText>A</w:delText>
        </w:r>
        <w:r w:rsidDel="00B1737E">
          <w:delText>ppl</w:delText>
        </w:r>
        <w:r w:rsidR="00363766" w:rsidDel="00B1737E">
          <w:delText>ying the theorem</w:delText>
        </w:r>
        <w:r w:rsidR="0095335C" w:rsidDel="00B1737E">
          <w:delText xml:space="preserve"> </w:delText>
        </w:r>
        <w:r w:rsidDel="00B1737E">
          <w:delText xml:space="preserve">to </w:delText>
        </w:r>
        <w:r w:rsidRPr="00E32B98" w:rsidDel="00B1737E">
          <w:rPr>
            <w:position w:val="-6"/>
          </w:rPr>
          <w:object w:dxaOrig="240" w:dyaOrig="220">
            <v:shape id="_x0000_i1079" type="#_x0000_t75" style="width:12.1pt;height:11pt" o:ole="">
              <v:imagedata r:id="rId116" o:title=""/>
            </v:shape>
            <o:OLEObject Type="Embed" ProgID="Equation.DSMT4" ShapeID="_x0000_i1079" DrawAspect="Content" ObjectID="_1404111964" r:id="rId117"/>
          </w:object>
        </w:r>
        <w:r w:rsidDel="00B1737E">
          <w:delText xml:space="preserve"> in </w:delText>
        </w:r>
        <w:r w:rsidR="00411592" w:rsidDel="00B1737E">
          <w:fldChar w:fldCharType="begin"/>
        </w:r>
        <w:r w:rsidDel="00B1737E">
          <w:delInstrText xml:space="preserve"> GOTOBUTTON ZEqnNum593942  \* MERGEFORMAT </w:delInstrText>
        </w:r>
        <w:r w:rsidR="00411592" w:rsidDel="00B1737E">
          <w:fldChar w:fldCharType="begin"/>
        </w:r>
        <w:r w:rsidR="002705AB" w:rsidDel="00B1737E">
          <w:delInstrText xml:space="preserve"> REF ZEqnNum593942 \* Charformat \! \* MERGEFORMAT </w:delInstrText>
        </w:r>
        <w:r w:rsidR="00411592" w:rsidDel="00B1737E">
          <w:fldChar w:fldCharType="separate"/>
        </w:r>
        <w:r w:rsidR="00077199" w:rsidDel="00B1737E">
          <w:delInstrText>(1.9)</w:delInstrText>
        </w:r>
        <w:r w:rsidR="00411592" w:rsidDel="00B1737E">
          <w:fldChar w:fldCharType="end"/>
        </w:r>
        <w:r w:rsidR="00411592" w:rsidDel="00B1737E">
          <w:fldChar w:fldCharType="end"/>
        </w:r>
        <w:r w:rsidDel="00B1737E">
          <w:delText xml:space="preserve"> results </w:delText>
        </w:r>
        <w:r w:rsidR="007F7550" w:rsidDel="00B1737E">
          <w:delText>in</w:delText>
        </w:r>
        <w:r w:rsidR="00C5624D" w:rsidRPr="00C5624D" w:rsidDel="00B1737E">
          <w:rPr>
            <w:position w:val="-10"/>
          </w:rPr>
          <w:object w:dxaOrig="1560" w:dyaOrig="360">
            <v:shape id="_x0000_i1080" type="#_x0000_t75" style="width:78.05pt;height:18.7pt" o:ole="">
              <v:imagedata r:id="rId118" o:title=""/>
            </v:shape>
            <o:OLEObject Type="Embed" ProgID="Equation.DSMT4" ShapeID="_x0000_i1080" DrawAspect="Content" ObjectID="_1404111965" r:id="rId119"/>
          </w:object>
        </w:r>
        <w:r w:rsidRPr="00C5624D" w:rsidDel="00B1737E">
          <w:delText xml:space="preserve">, where </w:delText>
        </w:r>
        <w:r w:rsidR="00C5624D" w:rsidRPr="00C5624D" w:rsidDel="00B1737E">
          <w:rPr>
            <w:position w:val="-10"/>
          </w:rPr>
          <w:object w:dxaOrig="680" w:dyaOrig="320">
            <v:shape id="_x0000_i1081" type="#_x0000_t75" style="width:33.55pt;height:15.4pt" o:ole="">
              <v:imagedata r:id="rId120" o:title=""/>
            </v:shape>
            <o:OLEObject Type="Embed" ProgID="Equation.DSMT4" ShapeID="_x0000_i1081" DrawAspect="Content" ObjectID="_1404111966" r:id="rId121"/>
          </w:object>
        </w:r>
        <w:r w:rsidRPr="00C5624D" w:rsidDel="00B1737E">
          <w:delText xml:space="preserve"> are the directional unity vectors defining the intermediate coordinate </w:delText>
        </w:r>
        <w:r w:rsidR="00C5624D" w:rsidDel="00B1737E">
          <w:delText>frames</w:delText>
        </w:r>
        <w:r w:rsidDel="00B1737E">
          <w:delText>.</w:delText>
        </w:r>
        <w:r w:rsidR="00C5624D" w:rsidDel="00B1737E">
          <w:delText xml:space="preserve"> </w:delText>
        </w:r>
        <w:r w:rsidR="00C02E1E" w:rsidDel="00B1737E">
          <w:delText>Now, if a rotating frame</w:delText>
        </w:r>
        <w:r w:rsidR="004A04ED" w:rsidRPr="00ED33FF" w:rsidDel="00B1737E">
          <w:rPr>
            <w:position w:val="-14"/>
          </w:rPr>
          <w:object w:dxaOrig="400" w:dyaOrig="400">
            <v:shape id="_x0000_i1082" type="#_x0000_t75" style="width:19.25pt;height:19.8pt" o:ole="">
              <v:imagedata r:id="rId106" o:title=""/>
            </v:shape>
            <o:OLEObject Type="Embed" ProgID="Equation.DSMT4" ShapeID="_x0000_i1082" DrawAspect="Content" ObjectID="_1404111967" r:id="rId122"/>
          </w:object>
        </w:r>
        <w:r w:rsidR="00C02E1E" w:rsidDel="00B1737E">
          <w:delText xml:space="preserve"> </w:delText>
        </w:r>
        <w:r w:rsidR="00C02E1E" w:rsidRPr="002708C8" w:rsidDel="00B1737E">
          <w:delText>is</w:delText>
        </w:r>
        <w:r w:rsidR="00C02E1E" w:rsidDel="00B1737E">
          <w:delText xml:space="preserve"> given by a set of time varying Euler angles</w:delText>
        </w:r>
        <w:r w:rsidR="00E7301A" w:rsidDel="00B1737E">
          <w:delText xml:space="preserve"> </w:delText>
        </w:r>
        <w:r w:rsidR="00C5624D" w:rsidRPr="00C5624D" w:rsidDel="00B1737E">
          <w:rPr>
            <w:position w:val="-10"/>
          </w:rPr>
          <w:object w:dxaOrig="820" w:dyaOrig="320">
            <v:shape id="_x0000_i1083" type="#_x0000_t75" style="width:41.2pt;height:15.4pt" o:ole="">
              <v:imagedata r:id="rId123" o:title=""/>
            </v:shape>
            <o:OLEObject Type="Embed" ProgID="Equation.DSMT4" ShapeID="_x0000_i1083" DrawAspect="Content" ObjectID="_1404111968" r:id="rId124"/>
          </w:object>
        </w:r>
        <w:r w:rsidR="0003193B" w:rsidDel="00B1737E">
          <w:delText xml:space="preserve"> defined with respect to a stationary frame</w:delText>
        </w:r>
        <w:r w:rsidR="00ED33FF" w:rsidRPr="00ED33FF" w:rsidDel="00B1737E">
          <w:rPr>
            <w:position w:val="-14"/>
          </w:rPr>
          <w:object w:dxaOrig="380" w:dyaOrig="400">
            <v:shape id="_x0000_i1084" type="#_x0000_t75" style="width:18.7pt;height:19.25pt" o:ole="">
              <v:imagedata r:id="rId108" o:title=""/>
            </v:shape>
            <o:OLEObject Type="Embed" ProgID="Equation.DSMT4" ShapeID="_x0000_i1084" DrawAspect="Content" ObjectID="_1404111969" r:id="rId125"/>
          </w:object>
        </w:r>
        <w:r w:rsidR="00C02E1E" w:rsidDel="00B1737E">
          <w:delText xml:space="preserve">, then it is straightforward to determine the components of the angular velocity vector </w:delText>
        </w:r>
        <w:r w:rsidR="00C5624D" w:rsidRPr="00C5624D" w:rsidDel="00B1737E">
          <w:rPr>
            <w:position w:val="-10"/>
          </w:rPr>
          <w:object w:dxaOrig="780" w:dyaOrig="320">
            <v:shape id="_x0000_i1085" type="#_x0000_t75" style="width:39.55pt;height:15.4pt" o:ole="">
              <v:imagedata r:id="rId126" o:title=""/>
            </v:shape>
            <o:OLEObject Type="Embed" ProgID="Equation.DSMT4" ShapeID="_x0000_i1085" DrawAspect="Content" ObjectID="_1404111970" r:id="rId127"/>
          </w:object>
        </w:r>
        <w:r w:rsidR="00C02E1E" w:rsidDel="00B1737E">
          <w:delText xml:space="preserve">as </w:delText>
        </w:r>
        <w:r w:rsidR="00363766" w:rsidDel="00B1737E">
          <w:delText>though</w:delText>
        </w:r>
        <w:r w:rsidR="00C02E1E" w:rsidDel="00B1737E">
          <w:delText xml:space="preserve"> measured in the rotating frame</w:delText>
        </w:r>
        <w:r w:rsidR="00ED33FF" w:rsidRPr="00ED33FF" w:rsidDel="00B1737E">
          <w:rPr>
            <w:position w:val="-14"/>
          </w:rPr>
          <w:object w:dxaOrig="400" w:dyaOrig="400">
            <v:shape id="_x0000_i1086" type="#_x0000_t75" style="width:19.25pt;height:19.8pt" o:ole="">
              <v:imagedata r:id="rId106" o:title=""/>
            </v:shape>
            <o:OLEObject Type="Embed" ProgID="Equation.DSMT4" ShapeID="_x0000_i1086" DrawAspect="Content" ObjectID="_1404111971" r:id="rId128"/>
          </w:object>
        </w:r>
      </w:del>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7" type="#_x0000_t75" style="width:18.7pt;height:19.25pt" o:ole="">
            <v:imagedata r:id="rId108" o:title=""/>
          </v:shape>
          <o:OLEObject Type="Embed" ProgID="Equation.DSMT4" ShapeID="_x0000_i1087" DrawAspect="Content" ObjectID="_1404111972" r:id="rId129"/>
        </w:object>
      </w:r>
      <w:r w:rsidR="00ED33FF">
        <w:t xml:space="preserve"> </w:t>
      </w:r>
      <w:r w:rsidR="00C02E1E">
        <w:t>(see</w:t>
      </w:r>
      <w:r w:rsidR="00907727">
        <w:t xml:space="preserve"> </w:t>
      </w:r>
      <w:r w:rsidR="00411592">
        <w:fldChar w:fldCharType="begin"/>
      </w:r>
      <w:r w:rsidR="00907727">
        <w:instrText xml:space="preserve"> REF _Ref321838560 \h </w:instrText>
      </w:r>
      <w:r w:rsidR="00411592">
        <w:fldChar w:fldCharType="separate"/>
      </w:r>
      <w:r w:rsidR="00077199" w:rsidRPr="00532E81">
        <w:t xml:space="preserve">Figure </w:t>
      </w:r>
      <w:r w:rsidR="00077199">
        <w:rPr>
          <w:noProof/>
        </w:rPr>
        <w:t>2</w:t>
      </w:r>
      <w:r w:rsidR="00411592">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rPr>
          <w:ins w:id="82" w:author="Lenovo User" w:date="2012-07-10T16:11:00Z"/>
        </w:rPr>
      </w:pPr>
      <w:r>
        <w:tab/>
      </w:r>
      <w:r w:rsidR="00027FCC" w:rsidRPr="00E41043">
        <w:rPr>
          <w:position w:val="-50"/>
        </w:rPr>
        <w:object w:dxaOrig="2960" w:dyaOrig="1120">
          <v:shape id="_x0000_i1088" type="#_x0000_t75" style="width:148.4pt;height:56.6pt" o:ole="">
            <v:imagedata r:id="rId130" o:title=""/>
          </v:shape>
          <o:OLEObject Type="Embed" ProgID="Equation.DSMT4" ShapeID="_x0000_i1088" DrawAspect="Content" ObjectID="_1404111973" r:id="rId131"/>
        </w:object>
      </w:r>
      <w:r w:rsidR="00363766">
        <w:rPr>
          <w:position w:val="-50"/>
        </w:rPr>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411592">
        <w:fldChar w:fldCharType="end"/>
      </w:r>
    </w:p>
    <w:p w:rsidR="00000000" w:rsidRDefault="00B1737E">
      <w:pPr>
        <w:rPr>
          <w:ins w:id="83" w:author="Lenovo User" w:date="2012-07-10T16:10:00Z"/>
        </w:rPr>
        <w:pPrChange w:id="84" w:author="Lenovo User" w:date="2012-07-10T16:11:00Z">
          <w:pPr>
            <w:pStyle w:val="MTDisplayEquation"/>
          </w:pPr>
        </w:pPrChange>
      </w:pPr>
      <w:ins w:id="85" w:author="Lenovo User" w:date="2012-07-10T16:11:00Z">
        <w:r>
          <w:t xml:space="preserve">Note, </w:t>
        </w:r>
      </w:ins>
      <w:ins w:id="86" w:author="Lenovo User" w:date="2012-07-10T16:12:00Z">
        <w:r w:rsidRPr="00B1737E">
          <w:rPr>
            <w:position w:val="-6"/>
            <w:rPrChange w:id="87" w:author="Lenovo User" w:date="2012-07-10T16:12:00Z">
              <w:rPr>
                <w:position w:val="-6"/>
              </w:rPr>
            </w:rPrChange>
          </w:rPr>
          <w:object w:dxaOrig="220" w:dyaOrig="220">
            <v:shape id="_x0000_i1089" type="#_x0000_t75" style="width:11pt;height:11pt" o:ole="">
              <v:imagedata r:id="rId132" o:title=""/>
            </v:shape>
            <o:OLEObject Type="Embed" ProgID="Equation.DSMT4" ShapeID="_x0000_i1089" DrawAspect="Content" ObjectID="_1404111974" r:id="rId133"/>
          </w:object>
        </w:r>
      </w:ins>
      <w:ins w:id="88" w:author="Lenovo User" w:date="2012-07-10T16:12:00Z">
        <w:r>
          <w:t xml:space="preserve">derived in (1.10) is the one that must appear in </w:t>
        </w:r>
      </w:ins>
      <w:ins w:id="89" w:author="Lenovo User" w:date="2012-07-10T16:12:00Z">
        <w:r w:rsidRPr="00B1737E">
          <w:rPr>
            <w:position w:val="-4"/>
            <w:rPrChange w:id="90" w:author="Lenovo User" w:date="2012-07-10T16:12:00Z">
              <w:rPr>
                <w:position w:val="-4"/>
              </w:rPr>
            </w:rPrChange>
          </w:rPr>
          <w:object w:dxaOrig="260" w:dyaOrig="300">
            <v:shape id="_x0000_i1090" type="#_x0000_t75" style="width:13.2pt;height:14.85pt" o:ole="">
              <v:imagedata r:id="rId134" o:title=""/>
            </v:shape>
            <o:OLEObject Type="Embed" ProgID="Equation.DSMT4" ShapeID="_x0000_i1090" DrawAspect="Content" ObjectID="_1404111975" r:id="rId135"/>
          </w:object>
        </w:r>
      </w:ins>
      <w:ins w:id="91" w:author="Lenovo User" w:date="2012-07-10T16:13:00Z">
        <w:r>
          <w:t>equation above</w:t>
        </w:r>
      </w:ins>
    </w:p>
    <w:p w:rsidR="00000000" w:rsidRDefault="00D2594E">
      <w:pPr>
        <w:pPrChange w:id="92" w:author="Lenovo User" w:date="2012-07-10T16:10:00Z">
          <w:pPr>
            <w:pStyle w:val="MTDisplayEquation"/>
          </w:pPr>
        </w:pPrChange>
      </w:pPr>
    </w:p>
    <w:p w:rsidR="00C5624D" w:rsidRPr="00C5624D" w:rsidRDefault="00C5624D" w:rsidP="00C5624D">
      <w:r>
        <w:t xml:space="preserve">Substituting the corresponding DCM matrices from </w:t>
      </w:r>
      <w:r w:rsidR="00411592">
        <w:fldChar w:fldCharType="begin"/>
      </w:r>
      <w:r w:rsidR="0003193B">
        <w:instrText xml:space="preserve"> GOTOBUTTON ZEqnNum921591  \* MERGEFORMAT </w:instrText>
      </w:r>
      <w:r w:rsidR="00411592">
        <w:fldChar w:fldCharType="begin"/>
      </w:r>
      <w:r w:rsidR="0057266A">
        <w:instrText xml:space="preserve"> REF ZEqnNum921591 \* Charformat \! \* MERGEFORMAT </w:instrText>
      </w:r>
      <w:r w:rsidR="00411592">
        <w:fldChar w:fldCharType="separate"/>
      </w:r>
      <w:r w:rsidR="00077199">
        <w:instrText>(1.7)</w:instrText>
      </w:r>
      <w:r w:rsidR="00411592">
        <w:fldChar w:fldCharType="end"/>
      </w:r>
      <w:r w:rsidR="00411592">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91" type="#_x0000_t75" style="width:172.05pt;height:56.6pt" o:ole="">
            <v:imagedata r:id="rId136" o:title=""/>
          </v:shape>
          <o:OLEObject Type="Embed" ProgID="Equation.DSMT4" ShapeID="_x0000_i1091" DrawAspect="Content" ObjectID="_1404111976" r:id="rId137"/>
        </w:object>
      </w:r>
      <w:r w:rsidR="00363766">
        <w:rPr>
          <w:position w:val="-50"/>
        </w:rPr>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93"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93"/>
      <w:r w:rsidR="00411592">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lastRenderedPageBreak/>
        <w:tab/>
      </w:r>
      <w:r w:rsidR="00027FCC" w:rsidRPr="00E41043">
        <w:rPr>
          <w:position w:val="-78"/>
        </w:rPr>
        <w:object w:dxaOrig="3879" w:dyaOrig="1680">
          <v:shape id="_x0000_i1092" type="#_x0000_t75" style="width:193.45pt;height:84.1pt" o:ole="">
            <v:imagedata r:id="rId138" o:title=""/>
          </v:shape>
          <o:OLEObject Type="Embed" ProgID="Equation.DSMT4" ShapeID="_x0000_i1092" DrawAspect="Content" ObjectID="_1404111977" r:id="rId139"/>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94"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94"/>
      <w:r w:rsidR="00411592">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95335C">
        <w:t>rates</w:t>
      </w:r>
      <w:r w:rsidR="0095335C" w:rsidRPr="0095335C">
        <w:rPr>
          <w:position w:val="-10"/>
        </w:rPr>
        <w:object w:dxaOrig="780" w:dyaOrig="320">
          <v:shape id="_x0000_i1093" type="#_x0000_t75" style="width:39.55pt;height:15.4pt" o:ole="">
            <v:imagedata r:id="rId140" o:title=""/>
          </v:shape>
          <o:OLEObject Type="Embed" ProgID="Equation.DSMT4" ShapeID="_x0000_i1093" DrawAspect="Content" ObjectID="_1404111978" r:id="rId141"/>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94" type="#_x0000_t75" style="width:19.25pt;height:19.8pt" o:ole="">
            <v:imagedata r:id="rId142" o:title=""/>
          </v:shape>
          <o:OLEObject Type="Embed" ProgID="Equation.DSMT4" ShapeID="_x0000_i1094" DrawAspect="Content" ObjectID="_1404111979" r:id="rId143"/>
        </w:objec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ins w:id="95" w:author="Lenovo User" w:date="2012-07-10T16:13:00Z">
        <w:r w:rsidR="006637E0">
          <w:t xml:space="preserve"> If Euler rates were vectors (1.12) would include a rotation matrix</w:t>
        </w:r>
      </w:ins>
    </w:p>
    <w:p w:rsidR="003D5FD7" w:rsidRDefault="007725D8" w:rsidP="003D5FD7">
      <w:r>
        <w:t xml:space="preserve">Analysis of the equation </w:t>
      </w:r>
      <w:r w:rsidR="00411592">
        <w:fldChar w:fldCharType="begin"/>
      </w:r>
      <w:r>
        <w:instrText xml:space="preserve"> GOTOBUTTON ZEqnNum556912  \* MERGEFORMAT </w:instrText>
      </w:r>
      <w:r w:rsidR="00411592">
        <w:fldChar w:fldCharType="begin"/>
      </w:r>
      <w:r w:rsidR="0057266A">
        <w:instrText xml:space="preserve"> REF ZEqnNum556912 \* Charformat \! \* MERGEFORMAT </w:instrText>
      </w:r>
      <w:r w:rsidR="00411592">
        <w:fldChar w:fldCharType="separate"/>
      </w:r>
      <w:r w:rsidR="00077199">
        <w:instrText>(1.12)</w:instrText>
      </w:r>
      <w:r w:rsidR="00411592">
        <w:fldChar w:fldCharType="end"/>
      </w:r>
      <w:r w:rsidR="00411592">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95" type="#_x0000_t75" style="width:9.9pt;height:13.75pt" o:ole="">
            <v:imagedata r:id="rId144" o:title=""/>
          </v:shape>
          <o:OLEObject Type="Embed" ProgID="Equation.DSMT4" ShapeID="_x0000_i1095" DrawAspect="Content" ObjectID="_1404111980" r:id="rId145"/>
        </w:object>
      </w:r>
      <w:r>
        <w:t xml:space="preserve"> </w:t>
      </w:r>
      <w:r w:rsidR="002E19F3">
        <w:t>approaches</w:t>
      </w:r>
      <w:r w:rsidR="00AB3AC2" w:rsidRPr="00AB3AC2">
        <w:rPr>
          <w:position w:val="-10"/>
        </w:rPr>
        <w:object w:dxaOrig="440" w:dyaOrig="340">
          <v:shape id="_x0000_i1096" type="#_x0000_t75" style="width:22pt;height:17.05pt" o:ole="">
            <v:imagedata r:id="rId146" o:title=""/>
          </v:shape>
          <o:OLEObject Type="Embed" ProgID="Equation.DSMT4" ShapeID="_x0000_i1096" DrawAspect="Content" ObjectID="_1404111981" r:id="rId147"/>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411592">
        <w:fldChar w:fldCharType="begin"/>
      </w:r>
      <w:r w:rsidR="002E19F3">
        <w:instrText xml:space="preserve"> GOTOBUTTON ZEqnNum556912  \* MERGEFORMAT </w:instrText>
      </w:r>
      <w:r w:rsidR="00411592">
        <w:fldChar w:fldCharType="begin"/>
      </w:r>
      <w:r w:rsidR="0057266A">
        <w:instrText xml:space="preserve"> REF ZEqnNum556912 \* Charformat \! \* MERGEFORMAT </w:instrText>
      </w:r>
      <w:r w:rsidR="00411592">
        <w:fldChar w:fldCharType="separate"/>
      </w:r>
      <w:r w:rsidR="00077199">
        <w:instrText>(1.12)</w:instrText>
      </w:r>
      <w:r w:rsidR="00411592">
        <w:fldChar w:fldCharType="end"/>
      </w:r>
      <w:r w:rsidR="00411592">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proofErr w:type="gramStart"/>
      <w:r w:rsidR="00AB3AC2">
        <w:t>parameters</w:t>
      </w:r>
      <w:r w:rsidR="001A0747">
        <w:t>,</w:t>
      </w:r>
      <w:r w:rsidR="00AB3AC2">
        <w:t xml:space="preserve"> or quaternion</w:t>
      </w:r>
      <w:r w:rsidR="001A0747">
        <w:t>,</w:t>
      </w:r>
      <w:r w:rsidR="00AB3AC2">
        <w:t xml:space="preserve"> is</w:t>
      </w:r>
      <w:proofErr w:type="gramEnd"/>
      <w:r w:rsidR="00AB3AC2">
        <w:t xml:space="preserve"> </w:t>
      </w:r>
      <w:r w:rsidR="00E47963">
        <w:t>one of the</w:t>
      </w:r>
      <w:r>
        <w:t xml:space="preserve"> most widely used </w:t>
      </w:r>
      <w:r w:rsidR="004A04ED">
        <w:t xml:space="preserve">alternatives </w:t>
      </w:r>
      <w:sdt>
        <w:sdtPr>
          <w:id w:val="1549974970"/>
          <w:citation/>
        </w:sdtPr>
        <w:sdtContent>
          <w:r w:rsidR="00411592">
            <w:fldChar w:fldCharType="begin"/>
          </w:r>
          <w:r w:rsidR="00E7301A">
            <w:instrText xml:space="preserve"> CITATION Goldstein80 \l 1033 </w:instrText>
          </w:r>
          <w:r w:rsidR="00411592">
            <w:fldChar w:fldCharType="separate"/>
          </w:r>
          <w:r w:rsidR="000E4A83">
            <w:rPr>
              <w:noProof/>
            </w:rPr>
            <w:t>(Goldstein 1980)</w:t>
          </w:r>
          <w:r w:rsidR="00411592">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 xml:space="preserve">quaternion and Euler angles techniques are </w:t>
      </w:r>
      <w:proofErr w:type="gramStart"/>
      <w:r w:rsidR="00AB3AC2">
        <w:t xml:space="preserve">well </w:t>
      </w:r>
      <w:proofErr w:type="gramEnd"/>
      <w:del w:id="96" w:author="Lenovo User" w:date="2012-07-10T16:15:00Z">
        <w:r w:rsidR="00AB3AC2" w:rsidDel="009040E3">
          <w:delText xml:space="preserve">connected </w:delText>
        </w:r>
      </w:del>
      <w:ins w:id="97" w:author="Lenovo User" w:date="2012-07-10T16:15:00Z">
        <w:r w:rsidR="009040E3">
          <w:t xml:space="preserve">???? </w:t>
        </w:r>
      </w:ins>
      <w:proofErr w:type="gramStart"/>
      <w:r w:rsidR="00AB3AC2">
        <w:t>with</w:t>
      </w:r>
      <w:proofErr w:type="gramEnd"/>
      <w:r w:rsidR="00AB3AC2">
        <w:t xml:space="preserve">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r w:rsidR="00411592">
            <w:fldChar w:fldCharType="begin"/>
          </w:r>
          <w:r w:rsidR="00E7301A">
            <w:instrText xml:space="preserve"> CITATION Malcolm93 \l 1033  </w:instrText>
          </w:r>
          <w:r w:rsidR="00411592">
            <w:fldChar w:fldCharType="separate"/>
          </w:r>
          <w:r w:rsidR="000E4A83">
            <w:rPr>
              <w:noProof/>
            </w:rPr>
            <w:t>(Shuster 1993)</w:t>
          </w:r>
          <w:r w:rsidR="00411592">
            <w:rPr>
              <w:noProof/>
            </w:rPr>
            <w:fldChar w:fldCharType="end"/>
          </w:r>
        </w:sdtContent>
      </w:sdt>
      <w:r w:rsidR="00F15E73">
        <w:t xml:space="preserve"> and </w:t>
      </w:r>
      <w:r w:rsidR="0018432F">
        <w:t xml:space="preserve">references </w:t>
      </w:r>
      <w:sdt>
        <w:sdtPr>
          <w:id w:val="187627516"/>
          <w:citation/>
        </w:sdtPr>
        <w:sdtContent>
          <w:r w:rsidR="00411592">
            <w:fldChar w:fldCharType="begin"/>
          </w:r>
          <w:r w:rsidR="00E7301A">
            <w:instrText xml:space="preserve"> CITATION Rogers2003 \m Goldstein80 \l 1033  </w:instrText>
          </w:r>
          <w:r w:rsidR="00411592">
            <w:fldChar w:fldCharType="separate"/>
          </w:r>
          <w:r w:rsidR="000E4A83">
            <w:rPr>
              <w:noProof/>
            </w:rPr>
            <w:t>(Rogers 2003, Goldstein 1980)</w:t>
          </w:r>
          <w:r w:rsidR="00411592">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w:t>
      </w:r>
      <w:del w:id="98" w:author="Lenovo User" w:date="2012-07-10T16:18:00Z">
        <w:r w:rsidR="0024603E" w:rsidDel="003206A9">
          <w:delText xml:space="preserve">motion </w:delText>
        </w:r>
      </w:del>
      <w:r w:rsidR="0024603E">
        <w:t xml:space="preserve">states including the position, velocity, acceleration and attitude can be suitably described. </w:t>
      </w:r>
      <w:r w:rsidR="008E5998">
        <w:t>Considering the desired nomenclature of coordinate frames</w:t>
      </w:r>
      <w:r w:rsidR="006A0EA1">
        <w:t>,</w:t>
      </w:r>
      <w:r w:rsidR="008E5998">
        <w:t xml:space="preserve"> it is also important to account for a maximum duration of UAV mission</w:t>
      </w:r>
      <w:r w:rsidR="006A0EA1">
        <w:t xml:space="preserve"> </w:t>
      </w:r>
      <w:r w:rsidR="008E5998">
        <w:t xml:space="preserve">and the corresponding operational range. With </w:t>
      </w:r>
      <w:r w:rsidR="008477AF">
        <w:t xml:space="preserve">the </w:t>
      </w:r>
      <w:r w:rsidR="008E5998">
        <w:t>latest advances in power technologies</w:t>
      </w:r>
      <w:r w:rsidR="00496C88">
        <w:t>,</w:t>
      </w:r>
      <w:r w:rsidR="008E5998">
        <w:t xml:space="preserve"> </w:t>
      </w:r>
      <w:r w:rsidR="008477AF">
        <w:t xml:space="preserve">a </w:t>
      </w:r>
      <w:r w:rsidR="00496C88">
        <w:t xml:space="preserve">mission of </w:t>
      </w:r>
      <w:r w:rsidR="008477AF">
        <w:t>long duration becomes</w:t>
      </w:r>
      <w:r w:rsidR="008E5998">
        <w:t xml:space="preserve"> a reality. As an example, solar power technology is one of the alternatives that can make </w:t>
      </w:r>
      <w:r w:rsidR="005855FC">
        <w:t xml:space="preserve">the </w:t>
      </w:r>
      <w:r w:rsidR="008E5998">
        <w:t xml:space="preserve">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w:t>
      </w:r>
      <w:r w:rsidR="0024603E">
        <w:t>this subsection define</w:t>
      </w:r>
      <w:r w:rsidR="00220E2A">
        <w:t>s</w:t>
      </w:r>
      <w:r w:rsidR="0024603E">
        <w:t xml:space="preserv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lastRenderedPageBreak/>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06A9" w:rsidRDefault="003206A9" w:rsidP="008E5998">
      <w:pPr>
        <w:pStyle w:val="Heading4"/>
        <w:rPr>
          <w:ins w:id="99" w:author="Lenovo User" w:date="2012-07-10T16:19:00Z"/>
          <w:b w:val="0"/>
          <w:bCs w:val="0"/>
          <w:szCs w:val="24"/>
        </w:rPr>
      </w:pPr>
      <w:ins w:id="100" w:author="Lenovo User" w:date="2012-07-10T16:19:00Z">
        <w:r>
          <w:rPr>
            <w:b w:val="0"/>
            <w:bCs w:val="0"/>
            <w:szCs w:val="24"/>
          </w:rPr>
          <w:t>Earlier on you only mentioned {i}, {b}, {w} as important ones</w:t>
        </w:r>
      </w:ins>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w:t>
      </w:r>
      <w:r w:rsidR="005855FC">
        <w:rPr>
          <w:b w:val="0"/>
          <w:bCs w:val="0"/>
          <w:szCs w:val="24"/>
        </w:rPr>
        <w:t xml:space="preserve">the </w:t>
      </w:r>
      <w:r>
        <w:rPr>
          <w:b w:val="0"/>
          <w:bCs w:val="0"/>
          <w:szCs w:val="24"/>
        </w:rPr>
        <w:t>first three frames can be considered inertial frames</w:t>
      </w:r>
      <w:r w:rsidR="005855FC">
        <w:rPr>
          <w:b w:val="0"/>
          <w:bCs w:val="0"/>
          <w:szCs w:val="24"/>
        </w:rPr>
        <w:t>,</w:t>
      </w:r>
      <w:r>
        <w:rPr>
          <w:b w:val="0"/>
          <w:bCs w:val="0"/>
          <w:szCs w:val="24"/>
        </w:rPr>
        <w:t xml:space="preserve"> with the remaining three frames </w:t>
      </w:r>
      <w:del w:id="101" w:author="Lenovo User" w:date="2012-07-10T16:20:00Z">
        <w:r w:rsidDel="003206A9">
          <w:rPr>
            <w:b w:val="0"/>
            <w:bCs w:val="0"/>
            <w:szCs w:val="24"/>
          </w:rPr>
          <w:delText xml:space="preserve">being </w:delText>
        </w:r>
      </w:del>
      <w:ins w:id="102" w:author="Lenovo User" w:date="2012-07-10T16:20:00Z">
        <w:r w:rsidR="003206A9">
          <w:rPr>
            <w:b w:val="0"/>
            <w:bCs w:val="0"/>
            <w:szCs w:val="24"/>
          </w:rPr>
          <w:t xml:space="preserve">are </w:t>
        </w:r>
      </w:ins>
      <w:r>
        <w:rPr>
          <w:b w:val="0"/>
          <w:bCs w:val="0"/>
          <w:szCs w:val="24"/>
        </w:rPr>
        <w:t xml:space="preserve">body fixed. The </w:t>
      </w:r>
      <w:r w:rsidR="005855FC">
        <w:rPr>
          <w:b w:val="0"/>
          <w:bCs w:val="0"/>
          <w:szCs w:val="24"/>
        </w:rPr>
        <w:t xml:space="preserve">positioning of </w:t>
      </w:r>
      <w:r>
        <w:rPr>
          <w:b w:val="0"/>
          <w:bCs w:val="0"/>
          <w:szCs w:val="24"/>
        </w:rPr>
        <w:t xml:space="preserve">inertial and body frames are related by a plain translation, while the </w:t>
      </w:r>
      <w:r w:rsidR="005855FC">
        <w:rPr>
          <w:b w:val="0"/>
          <w:bCs w:val="0"/>
          <w:szCs w:val="24"/>
        </w:rPr>
        <w:t xml:space="preserve">orientation of </w:t>
      </w:r>
      <w:r>
        <w:rPr>
          <w:b w:val="0"/>
          <w:bCs w:val="0"/>
          <w:szCs w:val="24"/>
        </w:rPr>
        <w:t xml:space="preserve">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Earth</w:t>
      </w:r>
      <w:r w:rsidR="005855FC">
        <w:t>’s</w:t>
      </w:r>
      <w:r w:rsidR="00BF0EEF">
        <w:t xml:space="preserve"> </w:t>
      </w:r>
      <w:r w:rsidR="00022521">
        <w:t>sidereal rate</w:t>
      </w:r>
      <w:r w:rsidR="005E18BA">
        <w:t xml:space="preserve">. </w:t>
      </w:r>
      <w:r w:rsidR="00135DC9">
        <w:t xml:space="preserve">The frame is usually </w:t>
      </w:r>
      <w:del w:id="103" w:author="Lenovo User" w:date="2012-07-10T16:20:00Z">
        <w:r w:rsidR="00135DC9" w:rsidDel="003206A9">
          <w:delText xml:space="preserve">marked </w:delText>
        </w:r>
      </w:del>
      <w:proofErr w:type="gramStart"/>
      <w:ins w:id="104" w:author="Lenovo User" w:date="2012-07-10T16:20:00Z">
        <w:r w:rsidR="003206A9">
          <w:t xml:space="preserve">denoted </w:t>
        </w:r>
      </w:ins>
      <w:proofErr w:type="gramEnd"/>
      <w:del w:id="105" w:author="Lenovo User" w:date="2012-07-10T16:20:00Z">
        <w:r w:rsidR="00135DC9" w:rsidDel="003206A9">
          <w:delText>with</w:delText>
        </w:r>
      </w:del>
      <w:r w:rsidR="00135DC9" w:rsidRPr="00135DC9">
        <w:rPr>
          <w:position w:val="-14"/>
        </w:rPr>
        <w:object w:dxaOrig="380" w:dyaOrig="400">
          <v:shape id="_x0000_i1097" type="#_x0000_t75" style="width:18.7pt;height:19.25pt" o:ole="">
            <v:imagedata r:id="rId148" o:title=""/>
          </v:shape>
          <o:OLEObject Type="Embed" ProgID="Equation.DSMT4" ShapeID="_x0000_i1097" DrawAspect="Content" ObjectID="_1404111982" r:id="rId149"/>
        </w:object>
      </w:r>
      <w:del w:id="106" w:author="Lenovo User" w:date="2012-07-10T16:21:00Z">
        <w:r w:rsidR="00135DC9" w:rsidRPr="00135DC9" w:rsidDel="003206A9">
          <w:delText xml:space="preserve"> in subscript</w:delText>
        </w:r>
      </w:del>
      <w:r w:rsidR="00135DC9" w:rsidRPr="00135DC9">
        <w: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8" type="#_x0000_t75" style="width:12.65pt;height:18.7pt" o:ole="">
            <v:imagedata r:id="rId150" o:title=""/>
          </v:shape>
          <o:OLEObject Type="Embed" ProgID="Equation.DSMT4" ShapeID="_x0000_i1098" DrawAspect="Content" ObjectID="_1404111983" r:id="rId151"/>
        </w:object>
      </w:r>
      <w:r w:rsidR="00CA044A">
        <w:t xml:space="preserve"> and </w:t>
      </w:r>
      <w:r w:rsidR="00135DC9" w:rsidRPr="00135DC9">
        <w:rPr>
          <w:position w:val="-12"/>
        </w:rPr>
        <w:object w:dxaOrig="279" w:dyaOrig="360">
          <v:shape id="_x0000_i1099" type="#_x0000_t75" style="width:13.75pt;height:18.7pt" o:ole="">
            <v:imagedata r:id="rId152" o:title=""/>
          </v:shape>
          <o:OLEObject Type="Embed" ProgID="Equation.DSMT4" ShapeID="_x0000_i1099" DrawAspect="Content" ObjectID="_1404111984" r:id="rId153"/>
        </w:object>
      </w:r>
      <w:r w:rsidR="00CA044A">
        <w:t xml:space="preserve">axes placed in the equatorial plane and </w:t>
      </w:r>
      <w:r w:rsidR="00135DC9" w:rsidRPr="00135DC9">
        <w:rPr>
          <w:position w:val="-12"/>
        </w:rPr>
        <w:object w:dxaOrig="240" w:dyaOrig="360">
          <v:shape id="_x0000_i1100" type="#_x0000_t75" style="width:12.1pt;height:17.05pt" o:ole="">
            <v:imagedata r:id="rId154" o:title=""/>
          </v:shape>
          <o:OLEObject Type="Embed" ProgID="Equation.DSMT4" ShapeID="_x0000_i1100" DrawAspect="Content" ObjectID="_1404111985" r:id="rId155"/>
        </w:object>
      </w:r>
      <w:r w:rsidR="00CA044A">
        <w:t>axis aligned with the direction of the Earth’s rotation vector</w:t>
      </w:r>
      <w:r w:rsidR="00BF0EEF">
        <w:t>, see</w:t>
      </w:r>
      <w:r w:rsidR="00AD3D30">
        <w:t xml:space="preserve"> </w:t>
      </w:r>
      <w:r w:rsidR="00411592">
        <w:fldChar w:fldCharType="begin"/>
      </w:r>
      <w:r w:rsidR="00AD3D30">
        <w:instrText xml:space="preserve"> REF _Ref321905724 \h </w:instrText>
      </w:r>
      <w:r w:rsidR="00411592">
        <w:fldChar w:fldCharType="separate"/>
      </w:r>
      <w:r w:rsidR="00077199" w:rsidRPr="00532E81">
        <w:t xml:space="preserve">Figure </w:t>
      </w:r>
      <w:r w:rsidR="00077199">
        <w:rPr>
          <w:noProof/>
        </w:rPr>
        <w:t>3</w:t>
      </w:r>
      <w:r w:rsidR="00411592">
        <w:fldChar w:fldCharType="end"/>
      </w:r>
      <w:r w:rsidR="00CA044A">
        <w:t>. The</w:t>
      </w:r>
      <w:r w:rsidR="00135DC9" w:rsidRPr="00135DC9">
        <w:rPr>
          <w:position w:val="-12"/>
        </w:rPr>
        <w:object w:dxaOrig="260" w:dyaOrig="360">
          <v:shape id="_x0000_i1101" type="#_x0000_t75" style="width:12.65pt;height:18.7pt" o:ole="">
            <v:imagedata r:id="rId150" o:title=""/>
          </v:shape>
          <o:OLEObject Type="Embed" ProgID="Equation.DSMT4" ShapeID="_x0000_i1101" DrawAspect="Content" ObjectID="_1404111986" r:id="rId156"/>
        </w:object>
      </w:r>
      <w:r w:rsidR="00CA044A">
        <w:t xml:space="preserve"> axis is usually attached to the intersection of the Greenwich meridian and the equator, and the </w:t>
      </w:r>
      <w:r w:rsidR="00135DC9" w:rsidRPr="00135DC9">
        <w:rPr>
          <w:position w:val="-12"/>
        </w:rPr>
        <w:object w:dxaOrig="279" w:dyaOrig="360">
          <v:shape id="_x0000_i1102" type="#_x0000_t75" style="width:13.75pt;height:18.7pt" o:ole="">
            <v:imagedata r:id="rId157" o:title=""/>
          </v:shape>
          <o:OLEObject Type="Embed" ProgID="Equation.DSMT4" ShapeID="_x0000_i1102" DrawAspect="Content" ObjectID="_1404111987" r:id="rId158"/>
        </w:object>
      </w:r>
      <w:r w:rsidR="00135DC9" w:rsidRPr="00135DC9">
        <w:t>a</w:t>
      </w:r>
      <w:r w:rsidR="00CA044A">
        <w:t>xis completes the right hand system.</w:t>
      </w:r>
      <w:r w:rsidR="00022E9C">
        <w:t xml:space="preserve"> It is worth noting that the ECEF ax</w:t>
      </w:r>
      <w:r w:rsidR="00BF0EEF">
        <w:t>e</w:t>
      </w:r>
      <w:r w:rsidR="00022E9C">
        <w:t>s definition may vary</w:t>
      </w:r>
      <w:r w:rsidR="005855FC">
        <w:t>;</w:t>
      </w:r>
      <w:r w:rsidR="00022E9C">
        <w:t xml:space="preserve"> however</w:t>
      </w:r>
      <w:r w:rsidR="005855FC">
        <w:t>,</w:t>
      </w:r>
      <w:r w:rsidR="00022E9C">
        <w:t xml:space="preserve"> the definition always states the attachment of two vectors to the direction of the </w:t>
      </w:r>
      <w:r w:rsidR="005855FC">
        <w:t>E</w:t>
      </w:r>
      <w:r w:rsidR="00022E9C">
        <w:t xml:space="preserv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103" type="#_x0000_t75" style="width:15.4pt;height:18.7pt" o:ole="">
            <v:imagedata r:id="rId159" o:title=""/>
          </v:shape>
          <o:OLEObject Type="Embed" ProgID="Equation.DSMT4" ShapeID="_x0000_i1103" DrawAspect="Content" ObjectID="_1404111988" r:id="rId160"/>
        </w:object>
      </w:r>
      <w:r w:rsidR="005E18BA" w:rsidRPr="005E18BA">
        <w:t xml:space="preserve"> </w:t>
      </w:r>
      <w:r w:rsidR="005E18BA">
        <w:t xml:space="preserve">is the rate </w:t>
      </w:r>
      <w:r w:rsidR="005E18BA" w:rsidRPr="005E18BA">
        <w:t xml:space="preserve">of </w:t>
      </w:r>
      <w:r w:rsidR="005E18BA">
        <w:t>Earth</w:t>
      </w:r>
      <w:r w:rsidR="005855FC">
        <w:t>’s</w:t>
      </w:r>
      <w:r w:rsidR="005E18BA">
        <w:t xml:space="preserve">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or the purpose of UAV flight description</w:t>
      </w:r>
      <w:r w:rsidR="005855FC">
        <w:t>,</w:t>
      </w:r>
      <w:r w:rsidR="005E18BA">
        <w:t xml:space="preserve"> </w:t>
      </w:r>
      <w:r w:rsidR="00BF0EEF">
        <w:t xml:space="preserve">this rate </w:t>
      </w:r>
      <w:r w:rsidR="005E18BA">
        <w:t xml:space="preserve">can be accurately approximated by one full rotation in </w:t>
      </w:r>
      <w:r w:rsidR="003C5F9E">
        <w:t>23h56’4.099</w:t>
      </w:r>
      <w:proofErr w:type="gramStart"/>
      <w:r w:rsidR="003C5F9E">
        <w:t xml:space="preserve">” </w:t>
      </w:r>
      <w:r w:rsidR="005855FC">
        <w:t>,</w:t>
      </w:r>
      <w:proofErr w:type="gramEnd"/>
      <w:r w:rsidR="005855FC">
        <w:t xml:space="preserve">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107" w:name="_Ref321905724"/>
      <w:bookmarkStart w:id="108" w:name="_Ref321905711"/>
      <w:proofErr w:type="gramStart"/>
      <w:r w:rsidRPr="00532E81">
        <w:rPr>
          <w:sz w:val="24"/>
          <w:szCs w:val="24"/>
        </w:rPr>
        <w:t xml:space="preserve">Figure </w:t>
      </w:r>
      <w:r w:rsidR="00411592" w:rsidRPr="00532E81">
        <w:rPr>
          <w:sz w:val="24"/>
          <w:szCs w:val="24"/>
        </w:rPr>
        <w:fldChar w:fldCharType="begin"/>
      </w:r>
      <w:r w:rsidR="007B5C90" w:rsidRPr="00532E81">
        <w:rPr>
          <w:sz w:val="24"/>
          <w:szCs w:val="24"/>
        </w:rPr>
        <w:instrText xml:space="preserve"> SEQ Figure \* ARABIC </w:instrText>
      </w:r>
      <w:r w:rsidR="00411592" w:rsidRPr="00532E81">
        <w:rPr>
          <w:sz w:val="24"/>
          <w:szCs w:val="24"/>
        </w:rPr>
        <w:fldChar w:fldCharType="separate"/>
      </w:r>
      <w:r w:rsidR="00077199">
        <w:rPr>
          <w:noProof/>
          <w:sz w:val="24"/>
          <w:szCs w:val="24"/>
        </w:rPr>
        <w:t>3</w:t>
      </w:r>
      <w:r w:rsidR="00411592" w:rsidRPr="00532E81">
        <w:rPr>
          <w:sz w:val="24"/>
          <w:szCs w:val="24"/>
        </w:rPr>
        <w:fldChar w:fldCharType="end"/>
      </w:r>
      <w:bookmarkEnd w:id="107"/>
      <w:r w:rsidRPr="00532E81">
        <w:rPr>
          <w:sz w:val="24"/>
          <w:szCs w:val="24"/>
        </w:rPr>
        <w:t>.</w:t>
      </w:r>
      <w:proofErr w:type="gramEnd"/>
      <w:r w:rsidRPr="00532E81">
        <w:rPr>
          <w:sz w:val="24"/>
          <w:szCs w:val="24"/>
        </w:rPr>
        <w:t xml:space="preserve"> ECEF and geodetic coordinate frames.</w:t>
      </w:r>
      <w:bookmarkEnd w:id="108"/>
    </w:p>
    <w:p w:rsidR="00022521" w:rsidRPr="00022521" w:rsidRDefault="005855FC" w:rsidP="00022521">
      <w:r w:rsidRPr="005855FC">
        <w:t>The</w:t>
      </w:r>
      <w:r>
        <w:rPr>
          <w:i/>
        </w:rPr>
        <w:t xml:space="preserve"> </w:t>
      </w:r>
      <w:r w:rsidR="00BF0EEF" w:rsidRPr="00B5042F">
        <w:rPr>
          <w:i/>
        </w:rPr>
        <w:t>Local Geodetic</w:t>
      </w:r>
      <w:r w:rsidR="00BF0EEF">
        <w:t xml:space="preserve"> {</w:t>
      </w:r>
      <w:r w:rsidR="00B13E95" w:rsidRPr="00B13E95">
        <w:rPr>
          <w:position w:val="-10"/>
        </w:rPr>
        <w:object w:dxaOrig="660" w:dyaOrig="320">
          <v:shape id="_x0000_i1104" type="#_x0000_t75" style="width:33pt;height:15.4pt" o:ole="">
            <v:imagedata r:id="rId162" o:title=""/>
          </v:shape>
          <o:OLEObject Type="Embed" ProgID="Equation.DSMT4" ShapeID="_x0000_i1104" DrawAspect="Content" ObjectID="_1404111989" r:id="rId163"/>
        </w:object>
      </w:r>
      <w:r w:rsidR="00B13E95">
        <w:t xml:space="preserve"> </w:t>
      </w:r>
      <w:r w:rsidR="00BF0EEF">
        <w:t xml:space="preserve">} frame is usually associated </w:t>
      </w:r>
      <w:r w:rsidR="000376E2">
        <w:t>with</w:t>
      </w:r>
      <w:r w:rsidR="00BF0EEF">
        <w:t xml:space="preserve"> the ECEF frame</w:t>
      </w:r>
      <w:r w:rsidR="009D78B0">
        <w:t>, see</w:t>
      </w:r>
      <w:r w:rsidR="00AD3D30">
        <w:t xml:space="preserve"> </w:t>
      </w:r>
      <w:r w:rsidR="00411592">
        <w:fldChar w:fldCharType="begin"/>
      </w:r>
      <w:r w:rsidR="00AD3D30">
        <w:instrText xml:space="preserve"> REF _Ref321905724 \h </w:instrText>
      </w:r>
      <w:r w:rsidR="00411592">
        <w:fldChar w:fldCharType="separate"/>
      </w:r>
      <w:r w:rsidR="00077199" w:rsidRPr="00532E81">
        <w:t xml:space="preserve">Figure </w:t>
      </w:r>
      <w:r w:rsidR="00077199">
        <w:rPr>
          <w:noProof/>
        </w:rPr>
        <w:t>3</w:t>
      </w:r>
      <w:r w:rsidR="00411592">
        <w:fldChar w:fldCharType="end"/>
      </w:r>
      <w:r w:rsidR="00BF0EEF">
        <w:t xml:space="preserve">. It has the same origin at the center of the Earth. The frame defines the orientation of the line </w:t>
      </w:r>
      <w:r w:rsidR="00504F91">
        <w:t>normal to Earth</w:t>
      </w:r>
      <w:r>
        <w:t>’s</w:t>
      </w:r>
      <w:r w:rsidR="00504F91">
        <w:t xml:space="preserve"> surface and </w:t>
      </w:r>
      <w:r w:rsidR="000376E2">
        <w:t>passing through the point of interest.</w:t>
      </w:r>
      <w:r w:rsidR="00504F91">
        <w:t xml:space="preserve"> The orientation of the line is defined by two angles</w:t>
      </w:r>
      <w:r>
        <w:t>,</w:t>
      </w:r>
      <w:r w:rsidR="00504F91">
        <w:t xml:space="preserve"> </w:t>
      </w:r>
      <w:r w:rsidR="00504F91" w:rsidRPr="00504F91">
        <w:rPr>
          <w:position w:val="-6"/>
        </w:rPr>
        <w:object w:dxaOrig="220" w:dyaOrig="279">
          <v:shape id="_x0000_i1105" type="#_x0000_t75" style="width:11pt;height:13.75pt" o:ole="">
            <v:imagedata r:id="rId164" o:title=""/>
          </v:shape>
          <o:OLEObject Type="Embed" ProgID="Equation.DSMT4" ShapeID="_x0000_i1105" DrawAspect="Content" ObjectID="_1404111990" r:id="rId165"/>
        </w:object>
      </w:r>
      <w:r w:rsidR="00504F91">
        <w:t xml:space="preserve">– geographic latitude and </w:t>
      </w:r>
      <w:r w:rsidR="00504F91" w:rsidRPr="00504F91">
        <w:rPr>
          <w:position w:val="-10"/>
        </w:rPr>
        <w:object w:dxaOrig="220" w:dyaOrig="260">
          <v:shape id="_x0000_i1106" type="#_x0000_t75" style="width:11pt;height:12.65pt" o:ole="">
            <v:imagedata r:id="rId166" o:title=""/>
          </v:shape>
          <o:OLEObject Type="Embed" ProgID="Equation.DSMT4" ShapeID="_x0000_i1106" DrawAspect="Content" ObjectID="_1404111991" r:id="rId167"/>
        </w:object>
      </w:r>
      <w:r w:rsidR="00504F91">
        <w:t xml:space="preserve">– geographic longitude, with the height </w:t>
      </w:r>
      <w:r w:rsidR="00504F91" w:rsidRPr="00504F91">
        <w:rPr>
          <w:position w:val="-6"/>
        </w:rPr>
        <w:object w:dxaOrig="200" w:dyaOrig="279">
          <v:shape id="_x0000_i1107" type="#_x0000_t75" style="width:9.9pt;height:13.75pt" o:ole="">
            <v:imagedata r:id="rId168" o:title=""/>
          </v:shape>
          <o:OLEObject Type="Embed" ProgID="Equation.DSMT4" ShapeID="_x0000_i1107" DrawAspect="Content" ObjectID="_1404111992" r:id="rId169"/>
        </w:object>
      </w:r>
      <w:r w:rsidR="00504F91">
        <w:t>above the Earth</w:t>
      </w:r>
      <w:r>
        <w:t>’s</w:t>
      </w:r>
      <w:r w:rsidR="00504F91">
        <w:t xml:space="preserve"> surface</w:t>
      </w:r>
      <w:r w:rsidR="00311797">
        <w:t>; these three parameters</w:t>
      </w:r>
      <w:r>
        <w:t>,</w:t>
      </w:r>
      <w:r w:rsidR="00311797">
        <w:t xml:space="preserve"> along with the components of velocity vector</w:t>
      </w:r>
      <w:r>
        <w:t>,</w:t>
      </w:r>
      <w:r w:rsidR="00311797">
        <w:t xml:space="preserve"> are the major navigation states</w:t>
      </w:r>
      <w:r w:rsidR="00504F91">
        <w:t>. For most UAV applications it is sufficiently accurate to model Earth</w:t>
      </w:r>
      <w:r>
        <w:t>’s</w:t>
      </w:r>
      <w:r w:rsidR="00504F91">
        <w:t xml:space="preserve"> surface as an oblate spheroid with given </w:t>
      </w:r>
      <w:r w:rsidR="00B13E95" w:rsidRPr="00B13E95">
        <w:rPr>
          <w:position w:val="-12"/>
        </w:rPr>
        <w:object w:dxaOrig="220" w:dyaOrig="360">
          <v:shape id="_x0000_i1108" type="#_x0000_t75" style="width:11pt;height:18.7pt" o:ole="">
            <v:imagedata r:id="rId170" o:title=""/>
          </v:shape>
          <o:OLEObject Type="Embed" ProgID="Equation.DSMT4" ShapeID="_x0000_i1108" DrawAspect="Content" ObjectID="_1404111993" r:id="rId171"/>
        </w:object>
      </w:r>
      <w:r w:rsidR="00B13E95">
        <w:t>-</w:t>
      </w:r>
      <w:r w:rsidR="00504F91">
        <w:t xml:space="preserve">equatorial </w:t>
      </w:r>
      <w:r w:rsidR="002473E2">
        <w:t xml:space="preserve">and </w:t>
      </w:r>
      <w:r w:rsidR="00B13E95" w:rsidRPr="00B13E95">
        <w:rPr>
          <w:position w:val="-14"/>
        </w:rPr>
        <w:object w:dxaOrig="240" w:dyaOrig="380">
          <v:shape id="_x0000_i1109" type="#_x0000_t75" style="width:12.1pt;height:18.7pt" o:ole="">
            <v:imagedata r:id="rId172" o:title=""/>
          </v:shape>
          <o:OLEObject Type="Embed" ProgID="Equation.DSMT4" ShapeID="_x0000_i1109" DrawAspect="Content" ObjectID="_1404111994" r:id="rId173"/>
        </w:object>
      </w:r>
      <w:r w:rsidR="00B13E95">
        <w:t>-</w:t>
      </w:r>
      <w:r w:rsidR="002473E2">
        <w:t xml:space="preserve">polar </w:t>
      </w:r>
      <w:r w:rsidR="00504F91">
        <w:t>radius</w:t>
      </w:r>
      <w:r w:rsidR="002473E2">
        <w:t>es</w:t>
      </w:r>
      <w:r>
        <w:t>,</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10" type="#_x0000_t75" style="width:8.8pt;height:11pt" o:ole="">
            <v:imagedata r:id="rId174" o:title=""/>
          </v:shape>
          <o:OLEObject Type="Embed" ProgID="Equation.DSMT4" ShapeID="_x0000_i1110" DrawAspect="Content" ObjectID="_1404111995" r:id="rId175"/>
        </w:object>
      </w:r>
      <w:r w:rsidR="00B13E95">
        <w:t>-</w:t>
      </w:r>
      <w:r w:rsidR="00504F91">
        <w:t>ellipticity.</w:t>
      </w:r>
      <w:r w:rsidR="00431C3D">
        <w:t xml:space="preserve"> Last revisited </w:t>
      </w:r>
      <w:r w:rsidR="00B13E95">
        <w:t>in 2004</w:t>
      </w:r>
      <w:r>
        <w:t>, the</w:t>
      </w:r>
      <w:r w:rsidR="00B13E95">
        <w:t xml:space="preserve"> </w:t>
      </w:r>
      <w:r w:rsidR="00431C3D">
        <w:t xml:space="preserve">datum of World Geodetic </w:t>
      </w:r>
      <w:r w:rsidR="00431C3D">
        <w:lastRenderedPageBreak/>
        <w:t>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11" type="#_x0000_t75" style="width:91.8pt;height:18.7pt" o:ole="">
            <v:imagedata r:id="rId176" o:title=""/>
          </v:shape>
          <o:OLEObject Type="Embed" ProgID="Equation.DSMT4" ShapeID="_x0000_i1111" DrawAspect="Content" ObjectID="_1404111996" r:id="rId177"/>
        </w:object>
      </w:r>
      <w:r w:rsidR="002473E2">
        <w:t>,</w:t>
      </w:r>
      <w:r w:rsidR="002473E2" w:rsidRPr="002473E2">
        <w:rPr>
          <w:position w:val="-14"/>
        </w:rPr>
        <w:object w:dxaOrig="1980" w:dyaOrig="380">
          <v:shape id="_x0000_i1112" type="#_x0000_t75" style="width:98.95pt;height:18.7pt" o:ole="">
            <v:imagedata r:id="rId178" o:title=""/>
          </v:shape>
          <o:OLEObject Type="Embed" ProgID="Equation.DSMT4" ShapeID="_x0000_i1112" DrawAspect="Content" ObjectID="_1404111997" r:id="rId179"/>
        </w:object>
      </w:r>
      <w:r w:rsidR="00431C3D">
        <w:t>.</w:t>
      </w:r>
      <w:r w:rsidR="002473E2">
        <w:t xml:space="preserve"> The resulting transformation from the </w:t>
      </w:r>
      <w:r w:rsidR="00B13E95">
        <w:t>geodetic {</w:t>
      </w:r>
      <w:r w:rsidR="00B13E95" w:rsidRPr="00B13E95">
        <w:rPr>
          <w:position w:val="-10"/>
        </w:rPr>
        <w:object w:dxaOrig="660" w:dyaOrig="320">
          <v:shape id="_x0000_i1113" type="#_x0000_t75" style="width:33pt;height:15.4pt" o:ole="">
            <v:imagedata r:id="rId162" o:title=""/>
          </v:shape>
          <o:OLEObject Type="Embed" ProgID="Equation.DSMT4" ShapeID="_x0000_i1113" DrawAspect="Content" ObjectID="_1404111998" r:id="rId18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14" type="#_x0000_t75" style="width:117.05pt;height:54.95pt" o:ole="">
            <v:imagedata r:id="rId181" o:title=""/>
          </v:shape>
          <o:OLEObject Type="Embed" ProgID="Equation.DSMT4" ShapeID="_x0000_i1114" DrawAspect="Content" ObjectID="_1404111999" r:id="rId182"/>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10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109"/>
      <w:r w:rsidR="00411592">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15" type="#_x0000_t75" style="width:9.9pt;height:11pt" o:ole="">
            <v:imagedata r:id="rId183" o:title=""/>
          </v:shape>
          <o:OLEObject Type="Embed" ProgID="Equation.DSMT4" ShapeID="_x0000_i1115" DrawAspect="Content" ObjectID="_1404112000" r:id="rId18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6" type="#_x0000_t75" style="width:147.3pt;height:42.3pt" o:ole="">
            <v:imagedata r:id="rId185" o:title=""/>
          </v:shape>
          <o:OLEObject Type="Embed" ProgID="Equation.DSMT4" ShapeID="_x0000_i1116" DrawAspect="Content" ObjectID="_1404112001" r:id="rId186"/>
        </w:object>
      </w:r>
      <w:r w:rsidR="005855FC">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411592">
        <w:fldChar w:fldCharType="begin"/>
      </w:r>
      <w:r w:rsidR="008532C7">
        <w:instrText xml:space="preserve"> REF _Ref321911575 \h </w:instrText>
      </w:r>
      <w:r w:rsidR="00411592">
        <w:fldChar w:fldCharType="separate"/>
      </w:r>
      <w:r w:rsidR="00077199" w:rsidRPr="00532E81">
        <w:t xml:space="preserve">Figure </w:t>
      </w:r>
      <w:r w:rsidR="00077199">
        <w:rPr>
          <w:noProof/>
        </w:rPr>
        <w:t>4</w:t>
      </w:r>
      <w:r w:rsidR="00411592">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7" type="#_x0000_t75" style="width:18.7pt;height:19.25pt" o:ole="">
            <v:imagedata r:id="rId187" o:title=""/>
          </v:shape>
          <o:OLEObject Type="Embed" ProgID="Equation.DSMT4" ShapeID="_x0000_i1117" DrawAspect="Content" ObjectID="_1404112002" r:id="rId188"/>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118" type="#_x0000_t75" style="width:12.65pt;height:18.7pt" o:ole="">
            <v:imagedata r:id="rId189" o:title=""/>
          </v:shape>
          <o:OLEObject Type="Embed" ProgID="Equation.DSMT4" ShapeID="_x0000_i1118" DrawAspect="Content" ObjectID="_1404112003" r:id="rId190"/>
        </w:object>
      </w:r>
      <w:r w:rsidR="00135DC9">
        <w:t xml:space="preserve"> and </w:t>
      </w:r>
      <w:r w:rsidR="00135DC9" w:rsidRPr="00135DC9">
        <w:rPr>
          <w:position w:val="-12"/>
        </w:rPr>
        <w:object w:dxaOrig="279" w:dyaOrig="360">
          <v:shape id="_x0000_i1119" type="#_x0000_t75" style="width:13.75pt;height:18.7pt" o:ole="">
            <v:imagedata r:id="rId191" o:title=""/>
          </v:shape>
          <o:OLEObject Type="Embed" ProgID="Equation.DSMT4" ShapeID="_x0000_i1119" DrawAspect="Content" ObjectID="_1404112004" r:id="rId192"/>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20" type="#_x0000_t75" style="width:12.65pt;height:18.7pt" o:ole="">
            <v:imagedata r:id="rId193" o:title=""/>
          </v:shape>
          <o:OLEObject Type="Embed" ProgID="Equation.DSMT4" ShapeID="_x0000_i1120" DrawAspect="Content" ObjectID="_1404112005" r:id="rId19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 xml:space="preserve">LTP frame is defined in terms of its geographic latitude, longitude and altitude above the ground surface, then the equations </w:t>
      </w:r>
      <w:r w:rsidR="00411592">
        <w:fldChar w:fldCharType="begin"/>
      </w:r>
      <w:r>
        <w:instrText xml:space="preserve"> GOTOBUTTON ZEqnNum590907  \* MERGEFORMAT </w:instrText>
      </w:r>
      <w:r w:rsidR="00411592">
        <w:fldChar w:fldCharType="begin"/>
      </w:r>
      <w:r w:rsidR="0057266A">
        <w:instrText xml:space="preserve"> REF ZEqnNum590907 \* Charformat \! \* MERGEFORMAT </w:instrText>
      </w:r>
      <w:r w:rsidR="00411592">
        <w:fldChar w:fldCharType="separate"/>
      </w:r>
      <w:r w:rsidR="00077199">
        <w:instrText>(1.13)</w:instrText>
      </w:r>
      <w:r w:rsidR="00411592">
        <w:fldChar w:fldCharType="end"/>
      </w:r>
      <w:r w:rsidR="00411592">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9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10" w:name="_Ref321911575"/>
      <w:proofErr w:type="gramStart"/>
      <w:r w:rsidRPr="00532E81">
        <w:rPr>
          <w:sz w:val="24"/>
          <w:szCs w:val="24"/>
        </w:rPr>
        <w:t xml:space="preserve">Figure </w:t>
      </w:r>
      <w:r w:rsidR="00411592" w:rsidRPr="00532E81">
        <w:rPr>
          <w:sz w:val="24"/>
          <w:szCs w:val="24"/>
        </w:rPr>
        <w:fldChar w:fldCharType="begin"/>
      </w:r>
      <w:r w:rsidR="007B5C90" w:rsidRPr="00532E81">
        <w:rPr>
          <w:sz w:val="24"/>
          <w:szCs w:val="24"/>
        </w:rPr>
        <w:instrText xml:space="preserve"> SEQ Figure \* ARABIC </w:instrText>
      </w:r>
      <w:r w:rsidR="00411592" w:rsidRPr="00532E81">
        <w:rPr>
          <w:sz w:val="24"/>
          <w:szCs w:val="24"/>
        </w:rPr>
        <w:fldChar w:fldCharType="separate"/>
      </w:r>
      <w:r w:rsidR="00077199">
        <w:rPr>
          <w:noProof/>
          <w:sz w:val="24"/>
          <w:szCs w:val="24"/>
        </w:rPr>
        <w:t>4</w:t>
      </w:r>
      <w:r w:rsidR="00411592" w:rsidRPr="00532E81">
        <w:rPr>
          <w:sz w:val="24"/>
          <w:szCs w:val="24"/>
        </w:rPr>
        <w:fldChar w:fldCharType="end"/>
      </w:r>
      <w:bookmarkEnd w:id="110"/>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rPr>
          <w:ins w:id="111" w:author="Lenovo User" w:date="2012-07-10T16:32:00Z"/>
        </w:rPr>
      </w:pPr>
      <w:r>
        <w:t>Body-</w:t>
      </w:r>
      <w:r w:rsidR="00A63CF4">
        <w:t xml:space="preserve"> Carried and </w:t>
      </w:r>
      <w:r>
        <w:t>Fixed Frame</w:t>
      </w:r>
      <w:r w:rsidR="00A42DCB">
        <w:t>s</w:t>
      </w:r>
    </w:p>
    <w:p w:rsidR="00000000" w:rsidRDefault="00AD5383">
      <w:pPr>
        <w:pPrChange w:id="112" w:author="Lenovo User" w:date="2012-07-10T16:32:00Z">
          <w:pPr>
            <w:pStyle w:val="Heading4"/>
          </w:pPr>
        </w:pPrChange>
      </w:pPr>
      <w:ins w:id="113" w:author="Lenovo User" w:date="2012-07-10T16:32:00Z">
        <w:r>
          <w:t>Is there a need for body-carried frame?</w:t>
        </w:r>
      </w:ins>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21" type="#_x0000_t75" style="width:18.7pt;height:19.8pt" o:ole="">
            <v:imagedata r:id="rId196" o:title=""/>
          </v:shape>
          <o:OLEObject Type="Embed" ProgID="Equation.DSMT4" ShapeID="_x0000_i1121" DrawAspect="Content" ObjectID="_1404112006" r:id="rId19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w:t>
      </w:r>
      <w:ins w:id="114" w:author="Lenovo User" w:date="2012-07-10T16:31:00Z">
        <w:r w:rsidR="00AD5383">
          <w:t xml:space="preserve">if </w:t>
        </w:r>
      </w:ins>
      <w:r w:rsidR="00A42DCB">
        <w:t xml:space="preserve">it was </w:t>
      </w:r>
      <w:del w:id="115" w:author="Lenovo User" w:date="2012-07-10T16:31:00Z">
        <w:r w:rsidR="00A42DCB" w:rsidDel="00AD5383">
          <w:delText xml:space="preserve">connected </w:delText>
        </w:r>
      </w:del>
      <w:ins w:id="116" w:author="Lenovo User" w:date="2012-07-10T16:31:00Z">
        <w:r w:rsidR="00AD5383">
          <w:t xml:space="preserve">attached </w:t>
        </w:r>
      </w:ins>
      <w:r w:rsidR="00A42DCB">
        <w:t xml:space="preserve">to </w:t>
      </w:r>
      <w:del w:id="117" w:author="Lenovo User" w:date="2012-07-10T16:31:00Z">
        <w:r w:rsidR="00A42DCB" w:rsidDel="00AD5383">
          <w:delText xml:space="preserve">the </w:delText>
        </w:r>
      </w:del>
      <w:proofErr w:type="gramStart"/>
      <w:r w:rsidR="00A42DCB">
        <w:t>CG</w:t>
      </w:r>
      <w:r w:rsidR="00284B03">
        <w:t>,</w:t>
      </w:r>
      <w:proofErr w:type="gramEnd"/>
      <w:r w:rsidR="00284B03">
        <w:t xml:space="preserve"> see </w:t>
      </w:r>
      <w:r w:rsidR="00411592">
        <w:fldChar w:fldCharType="begin"/>
      </w:r>
      <w:r w:rsidR="00B103D1">
        <w:instrText xml:space="preserve"> REF _Ref321921932 \h </w:instrText>
      </w:r>
      <w:r w:rsidR="00411592">
        <w:fldChar w:fldCharType="separate"/>
      </w:r>
      <w:r w:rsidR="00077199" w:rsidRPr="00532E81">
        <w:t xml:space="preserve">Figure </w:t>
      </w:r>
      <w:r w:rsidR="00077199">
        <w:rPr>
          <w:noProof/>
        </w:rPr>
        <w:t>5</w:t>
      </w:r>
      <w:r w:rsidR="00411592">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22" type="#_x0000_t75" style="width:63.2pt;height:18.7pt" o:ole="">
            <v:imagedata r:id="rId198" o:title=""/>
          </v:shape>
          <o:OLEObject Type="Embed" ProgID="Equation.DSMT4" ShapeID="_x0000_i1122" DrawAspect="Content" ObjectID="_1404112007" r:id="rId199"/>
        </w:object>
      </w:r>
      <w:r w:rsidR="00214AFA">
        <w:t>.</w:t>
      </w:r>
    </w:p>
    <w:p w:rsidR="00B103D1" w:rsidRDefault="000F60DA" w:rsidP="00B103D1">
      <w:pPr>
        <w:keepNext/>
        <w:jc w:val="center"/>
      </w:pPr>
      <w:r>
        <w:rPr>
          <w:noProof/>
          <w:lang w:eastAsia="en-US"/>
        </w:rPr>
        <w:lastRenderedPageBreak/>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00"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8" w:name="_Ref321921932"/>
      <w:proofErr w:type="gramStart"/>
      <w:r w:rsidRPr="00532E81">
        <w:rPr>
          <w:sz w:val="24"/>
          <w:szCs w:val="24"/>
        </w:rPr>
        <w:t xml:space="preserve">Figure </w:t>
      </w:r>
      <w:r w:rsidR="00411592" w:rsidRPr="00532E81">
        <w:rPr>
          <w:sz w:val="24"/>
          <w:szCs w:val="24"/>
        </w:rPr>
        <w:fldChar w:fldCharType="begin"/>
      </w:r>
      <w:r w:rsidR="007B5C90" w:rsidRPr="00532E81">
        <w:rPr>
          <w:sz w:val="24"/>
          <w:szCs w:val="24"/>
        </w:rPr>
        <w:instrText xml:space="preserve"> SEQ Figure \* ARABIC </w:instrText>
      </w:r>
      <w:r w:rsidR="00411592" w:rsidRPr="00532E81">
        <w:rPr>
          <w:sz w:val="24"/>
          <w:szCs w:val="24"/>
        </w:rPr>
        <w:fldChar w:fldCharType="separate"/>
      </w:r>
      <w:r w:rsidR="00077199">
        <w:rPr>
          <w:noProof/>
          <w:sz w:val="24"/>
          <w:szCs w:val="24"/>
        </w:rPr>
        <w:t>5</w:t>
      </w:r>
      <w:r w:rsidR="00411592" w:rsidRPr="00532E81">
        <w:rPr>
          <w:sz w:val="24"/>
          <w:szCs w:val="24"/>
        </w:rPr>
        <w:fldChar w:fldCharType="end"/>
      </w:r>
      <w:bookmarkEnd w:id="118"/>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23" type="#_x0000_t75" style="width:18.7pt;height:19.25pt" o:ole="">
            <v:imagedata r:id="rId201" o:title=""/>
          </v:shape>
          <o:OLEObject Type="Embed" ProgID="Equation.DSMT4" ShapeID="_x0000_i1123" DrawAspect="Content" ObjectID="_1404112008" r:id="rId202"/>
        </w:object>
      </w:r>
      <w:r w:rsidR="00214AFA" w:rsidRPr="00135DC9">
        <w:t>.</w:t>
      </w:r>
      <w:r w:rsidR="00214AFA">
        <w:t xml:space="preserve"> </w:t>
      </w:r>
      <w:r w:rsidR="00411592" w:rsidRPr="00411592">
        <w:rPr>
          <w:b/>
          <w:rPrChange w:id="119" w:author="Lenovo User" w:date="2012-07-10T16:37:00Z">
            <w:rPr/>
          </w:rPrChange>
        </w:rPr>
        <w:t xml:space="preserve">It can be proven </w:t>
      </w:r>
      <w:sdt>
        <w:sdtPr>
          <w:rPr>
            <w:b/>
          </w:rPr>
          <w:id w:val="984631"/>
          <w:citation/>
        </w:sdtPr>
        <w:sdtContent>
          <w:r w:rsidR="00411592" w:rsidRPr="00411592">
            <w:rPr>
              <w:b/>
              <w:rPrChange w:id="120" w:author="Lenovo User" w:date="2012-07-10T16:37:00Z">
                <w:rPr>
                  <w:noProof/>
                </w:rPr>
              </w:rPrChange>
            </w:rPr>
            <w:fldChar w:fldCharType="begin"/>
          </w:r>
          <w:r w:rsidR="00411592" w:rsidRPr="00411592">
            <w:rPr>
              <w:b/>
              <w:rPrChange w:id="121" w:author="Lenovo User" w:date="2012-07-10T16:37:00Z">
                <w:rPr/>
              </w:rPrChange>
            </w:rPr>
            <w:instrText xml:space="preserve"> CITATION Goldstein80 \l 1033 </w:instrText>
          </w:r>
          <w:r w:rsidR="00411592" w:rsidRPr="00411592">
            <w:rPr>
              <w:b/>
              <w:rPrChange w:id="122" w:author="Lenovo User" w:date="2012-07-10T16:37:00Z">
                <w:rPr>
                  <w:noProof/>
                </w:rPr>
              </w:rPrChange>
            </w:rPr>
            <w:fldChar w:fldCharType="separate"/>
          </w:r>
          <w:r w:rsidR="00411592" w:rsidRPr="00411592">
            <w:rPr>
              <w:b/>
              <w:noProof/>
              <w:rPrChange w:id="123" w:author="Lenovo User" w:date="2012-07-10T16:37:00Z">
                <w:rPr>
                  <w:noProof/>
                </w:rPr>
              </w:rPrChange>
            </w:rPr>
            <w:t>(Goldstein 1980)</w:t>
          </w:r>
          <w:r w:rsidR="00411592" w:rsidRPr="00411592">
            <w:rPr>
              <w:b/>
              <w:noProof/>
              <w:rPrChange w:id="124" w:author="Lenovo User" w:date="2012-07-10T16:37:00Z">
                <w:rPr>
                  <w:noProof/>
                </w:rPr>
              </w:rPrChange>
            </w:rPr>
            <w:fldChar w:fldCharType="end"/>
          </w:r>
        </w:sdtContent>
      </w:sdt>
      <w:r w:rsidR="00411592" w:rsidRPr="00411592">
        <w:rPr>
          <w:b/>
          <w:rPrChange w:id="125" w:author="Lenovo User" w:date="2012-07-10T16:37:00Z">
            <w:rPr/>
          </w:rPrChange>
        </w:rPr>
        <w:t xml:space="preserve"> that for every rigid body there is always an orthogonal coordinate system, usually called principal, in which the cross-products of inertia terms are zero.</w:t>
      </w:r>
      <w:del w:id="126" w:author="Lenovo User" w:date="2012-07-10T16:32:00Z">
        <w:r w:rsidR="00411592" w:rsidRPr="00411592">
          <w:rPr>
            <w:b/>
            <w:rPrChange w:id="127" w:author="Lenovo User" w:date="2012-07-10T16:37:00Z">
              <w:rPr/>
            </w:rPrChange>
          </w:rPr>
          <w:delText xml:space="preserve"> This feature is typical to bodies with planes of symmetry</w:delText>
        </w:r>
      </w:del>
      <w:r w:rsidR="00411592" w:rsidRPr="00411592">
        <w:rPr>
          <w:b/>
          <w:rPrChange w:id="128" w:author="Lenovo User" w:date="2012-07-10T16:37:00Z">
            <w:rPr/>
          </w:rPrChange>
        </w:rPr>
        <w:t xml:space="preserve">. </w:t>
      </w:r>
      <w:proofErr w:type="gramStart"/>
      <w:r w:rsidR="00411592" w:rsidRPr="00411592">
        <w:rPr>
          <w:b/>
          <w:rPrChange w:id="129" w:author="Lenovo User" w:date="2012-07-10T16:37:00Z">
            <w:rPr/>
          </w:rPrChange>
        </w:rPr>
        <w:t>Assuming that a typical UAV has at least one plane of symmetry (geometric and mass symmetry), results in two of the body-fixed axes lying in the plane of symmetry.</w:t>
      </w:r>
      <w:proofErr w:type="gramEnd"/>
      <w:r w:rsidR="00411592" w:rsidRPr="00411592">
        <w:rPr>
          <w:b/>
          <w:rPrChange w:id="130" w:author="Lenovo User" w:date="2012-07-10T16:37:00Z">
            <w:rPr/>
          </w:rPrChange>
        </w:rPr>
        <w:t xml:space="preserve"> When the axes are aligned along the principal axes of inertia of the body, as </w:t>
      </w:r>
      <w:del w:id="131" w:author="Lenovo User" w:date="2012-07-10T16:32:00Z">
        <w:r w:rsidR="00411592" w:rsidRPr="00411592">
          <w:rPr>
            <w:b/>
            <w:rPrChange w:id="132" w:author="Lenovo User" w:date="2012-07-10T16:37:00Z">
              <w:rPr/>
            </w:rPrChange>
          </w:rPr>
          <w:delText xml:space="preserve">it </w:delText>
        </w:r>
      </w:del>
      <w:r w:rsidR="00411592" w:rsidRPr="00411592">
        <w:rPr>
          <w:b/>
          <w:rPrChange w:id="133" w:author="Lenovo User" w:date="2012-07-10T16:37:00Z">
            <w:rPr/>
          </w:rPrChange>
        </w:rPr>
        <w:t xml:space="preserve">will be shown in the following chapter, the dynamic equations of motion become significantly simpler. In a majority of fixed wing UAV configurations, the axes of </w:t>
      </w:r>
      <w:r w:rsidR="00214AFA" w:rsidRPr="00CA7BB5">
        <w:rPr>
          <w:b/>
          <w:position w:val="-14"/>
          <w:rPrChange w:id="134" w:author="Lenovo User" w:date="2012-07-10T16:37:00Z">
            <w:rPr>
              <w:b/>
              <w:position w:val="-14"/>
            </w:rPr>
          </w:rPrChange>
        </w:rPr>
        <w:object w:dxaOrig="380" w:dyaOrig="400">
          <v:shape id="_x0000_i1124" type="#_x0000_t75" style="width:18.7pt;height:19.25pt" o:ole="">
            <v:imagedata r:id="rId201" o:title=""/>
          </v:shape>
          <o:OLEObject Type="Embed" ProgID="Equation.DSMT4" ShapeID="_x0000_i1124" DrawAspect="Content" ObjectID="_1404112009" r:id="rId203"/>
        </w:object>
      </w:r>
      <w:r w:rsidR="00411592" w:rsidRPr="00411592">
        <w:rPr>
          <w:b/>
          <w:rPrChange w:id="135" w:author="Lenovo User" w:date="2012-07-10T16:37:00Z">
            <w:rPr/>
          </w:rPrChange>
        </w:rPr>
        <w:t>frame match the principal axes of inertia</w:t>
      </w:r>
      <w:r>
        <w:t>.</w:t>
      </w:r>
      <w:ins w:id="136" w:author="Lenovo User" w:date="2012-07-10T16:36:00Z">
        <w:r w:rsidR="00CA7BB5">
          <w:t xml:space="preserve"> (Why </w:t>
        </w:r>
        <w:proofErr w:type="gramStart"/>
        <w:r w:rsidR="00CA7BB5">
          <w:t>are</w:t>
        </w:r>
        <w:proofErr w:type="gramEnd"/>
        <w:r w:rsidR="00CA7BB5">
          <w:t xml:space="preserve"> inertia tensor properties discussed here?) </w:t>
        </w:r>
      </w:ins>
      <w:del w:id="137" w:author="Lenovo User" w:date="2012-07-10T16:35:00Z">
        <w:r w:rsidR="00214AFA" w:rsidDel="00CA7BB5">
          <w:delText xml:space="preserve"> </w:delText>
        </w:r>
      </w:del>
      <w:r w:rsidR="006A69AB">
        <w:t>The typical orientation of the body fixed axes is as follows (see</w:t>
      </w:r>
      <w:r w:rsidR="00562AEC">
        <w:t xml:space="preserve"> </w:t>
      </w:r>
      <w:r w:rsidR="00411592">
        <w:fldChar w:fldCharType="begin"/>
      </w:r>
      <w:r w:rsidR="00562AEC">
        <w:instrText xml:space="preserve"> REF _Ref321921932 \h </w:instrText>
      </w:r>
      <w:r w:rsidR="00411592">
        <w:fldChar w:fldCharType="separate"/>
      </w:r>
      <w:r w:rsidR="00077199" w:rsidRPr="00532E81">
        <w:t xml:space="preserve">Figure </w:t>
      </w:r>
      <w:r w:rsidR="00077199">
        <w:rPr>
          <w:noProof/>
        </w:rPr>
        <w:t>5</w:t>
      </w:r>
      <w:r w:rsidR="00411592">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25" type="#_x0000_t75" style="width:12.65pt;height:18.7pt" o:ole="">
            <v:imagedata r:id="rId204" o:title=""/>
          </v:shape>
          <o:OLEObject Type="Embed" ProgID="Equation.DSMT4" ShapeID="_x0000_i1125" DrawAspect="Content" ObjectID="_1404112010" r:id="rId205"/>
        </w:object>
      </w:r>
      <w:r w:rsidR="006A69AB">
        <w:t xml:space="preserve"> and </w:t>
      </w:r>
      <w:r w:rsidR="00562AEC" w:rsidRPr="00B70681">
        <w:rPr>
          <w:position w:val="-12"/>
        </w:rPr>
        <w:object w:dxaOrig="260" w:dyaOrig="360">
          <v:shape id="_x0000_i1126" type="#_x0000_t75" style="width:12.65pt;height:18.7pt" o:ole="">
            <v:imagedata r:id="rId206" o:title=""/>
          </v:shape>
          <o:OLEObject Type="Embed" ProgID="Equation.DSMT4" ShapeID="_x0000_i1126" DrawAspect="Content" ObjectID="_1404112011" r:id="rId207"/>
        </w:object>
      </w:r>
      <w:r w:rsidR="00562AEC">
        <w:t xml:space="preserve">lie in that plane of symmetry; </w:t>
      </w:r>
      <w:r w:rsidR="00562AEC" w:rsidRPr="00B70681">
        <w:rPr>
          <w:position w:val="-12"/>
        </w:rPr>
        <w:object w:dxaOrig="260" w:dyaOrig="360">
          <v:shape id="_x0000_i1127" type="#_x0000_t75" style="width:12.65pt;height:18.7pt" o:ole="">
            <v:imagedata r:id="rId204" o:title=""/>
          </v:shape>
          <o:OLEObject Type="Embed" ProgID="Equation.DSMT4" ShapeID="_x0000_i1127" DrawAspect="Content" ObjectID="_1404112012" r:id="rId208"/>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8" type="#_x0000_t75" style="width:12.65pt;height:18.7pt" o:ole="">
            <v:imagedata r:id="rId206" o:title=""/>
          </v:shape>
          <o:OLEObject Type="Embed" ProgID="Equation.DSMT4" ShapeID="_x0000_i1128" DrawAspect="Content" ObjectID="_1404112013" r:id="rId20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9" type="#_x0000_t75" style="width:13.75pt;height:18.7pt" o:ole="">
            <v:imagedata r:id="rId210" o:title=""/>
          </v:shape>
          <o:OLEObject Type="Embed" ProgID="Equation.DSMT4" ShapeID="_x0000_i1129" DrawAspect="Content" ObjectID="_1404112014" r:id="rId211"/>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30" type="#_x0000_t75" style="width:18.7pt;height:19.25pt" o:ole="">
            <v:imagedata r:id="rId212" o:title=""/>
          </v:shape>
          <o:OLEObject Type="Embed" ProgID="Equation.DSMT4" ShapeID="_x0000_i1130" DrawAspect="Content" ObjectID="_1404112015" r:id="rId21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31" type="#_x0000_t75" style="width:12.1pt;height:12.65pt" o:ole="">
            <v:imagedata r:id="rId214" o:title=""/>
          </v:shape>
          <o:OLEObject Type="Embed" ProgID="Equation.DSMT4" ShapeID="_x0000_i1131" DrawAspect="Content" ObjectID="_1404112016" r:id="rId215"/>
        </w:object>
      </w:r>
      <w:r w:rsidR="00562AEC">
        <w:t>-</w:t>
      </w:r>
      <w:r w:rsidR="00844AF0">
        <w:t xml:space="preserve">yaw, </w:t>
      </w:r>
      <w:r w:rsidR="00844AF0" w:rsidRPr="00214AFA">
        <w:rPr>
          <w:position w:val="-6"/>
        </w:rPr>
        <w:object w:dxaOrig="200" w:dyaOrig="279">
          <v:shape id="_x0000_i1132" type="#_x0000_t75" style="width:9.9pt;height:13.75pt" o:ole="">
            <v:imagedata r:id="rId216" o:title=""/>
          </v:shape>
          <o:OLEObject Type="Embed" ProgID="Equation.DSMT4" ShapeID="_x0000_i1132" DrawAspect="Content" ObjectID="_1404112017" r:id="rId217"/>
        </w:object>
      </w:r>
      <w:r w:rsidR="00844AF0">
        <w:t xml:space="preserve">-pitch and </w:t>
      </w:r>
      <w:r w:rsidRPr="00214AFA">
        <w:rPr>
          <w:position w:val="-10"/>
        </w:rPr>
        <w:object w:dxaOrig="200" w:dyaOrig="320">
          <v:shape id="_x0000_i1133" type="#_x0000_t75" style="width:9.9pt;height:15.4pt" o:ole="">
            <v:imagedata r:id="rId218" o:title=""/>
          </v:shape>
          <o:OLEObject Type="Embed" ProgID="Equation.DSMT4" ShapeID="_x0000_i1133" DrawAspect="Content" ObjectID="_1404112018" r:id="rId219"/>
        </w:object>
      </w:r>
      <w:r>
        <w:t>-roll</w:t>
      </w:r>
      <w:r w:rsidR="00844AF0">
        <w:t xml:space="preserve"> angles</w:t>
      </w:r>
      <w:r w:rsidR="00F91606">
        <w:t>. S</w:t>
      </w:r>
      <w:r w:rsidR="00B70681">
        <w:t xml:space="preserve">ee their graphical illustration in </w:t>
      </w:r>
      <w:r w:rsidR="00411592">
        <w:fldChar w:fldCharType="begin"/>
      </w:r>
      <w:r w:rsidR="00B70681">
        <w:instrText xml:space="preserve"> REF _Ref321838560 \h </w:instrText>
      </w:r>
      <w:r w:rsidR="00411592">
        <w:fldChar w:fldCharType="separate"/>
      </w:r>
      <w:r w:rsidR="00077199" w:rsidRPr="00532E81">
        <w:t xml:space="preserve">Figure </w:t>
      </w:r>
      <w:r w:rsidR="00077199">
        <w:rPr>
          <w:noProof/>
        </w:rPr>
        <w:t>2</w:t>
      </w:r>
      <w:r w:rsidR="00411592">
        <w:fldChar w:fldCharType="end"/>
      </w:r>
      <w:r w:rsidR="00B70681">
        <w:t xml:space="preserve"> where frames {0} and {1} relate to the frames </w:t>
      </w:r>
      <w:r w:rsidR="00B70681" w:rsidRPr="00135DC9">
        <w:rPr>
          <w:position w:val="-14"/>
        </w:rPr>
        <w:object w:dxaOrig="380" w:dyaOrig="400">
          <v:shape id="_x0000_i1134" type="#_x0000_t75" style="width:18.7pt;height:19.25pt" o:ole="">
            <v:imagedata r:id="rId220" o:title=""/>
          </v:shape>
          <o:OLEObject Type="Embed" ProgID="Equation.DSMT4" ShapeID="_x0000_i1134" DrawAspect="Content" ObjectID="_1404112019" r:id="rId221"/>
        </w:object>
      </w:r>
      <w:r w:rsidR="00B70681">
        <w:t xml:space="preserve">and </w:t>
      </w:r>
      <w:r w:rsidR="00B70681" w:rsidRPr="00135DC9">
        <w:rPr>
          <w:position w:val="-14"/>
        </w:rPr>
        <w:object w:dxaOrig="380" w:dyaOrig="400">
          <v:shape id="_x0000_i1135" type="#_x0000_t75" style="width:18.7pt;height:19.25pt" o:ole="">
            <v:imagedata r:id="rId201" o:title=""/>
          </v:shape>
          <o:OLEObject Type="Embed" ProgID="Equation.DSMT4" ShapeID="_x0000_i1135" DrawAspect="Content" ObjectID="_1404112020" r:id="rId22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6" type="#_x0000_t75" style="width:12.1pt;height:12.65pt" o:ole="">
            <v:imagedata r:id="rId214" o:title=""/>
          </v:shape>
          <o:OLEObject Type="Embed" ProgID="Equation.DSMT4" ShapeID="_x0000_i1136" DrawAspect="Content" ObjectID="_1404112021" r:id="rId223"/>
        </w:object>
      </w:r>
      <w:r>
        <w:t xml:space="preserve">- </w:t>
      </w:r>
      <w:proofErr w:type="gramStart"/>
      <w:r>
        <w:t>yaw</w:t>
      </w:r>
      <w:proofErr w:type="gramEnd"/>
      <w:r>
        <w:t xml:space="preserve"> is the angle between</w:t>
      </w:r>
      <w:r w:rsidRPr="00B70681">
        <w:rPr>
          <w:position w:val="-12"/>
        </w:rPr>
        <w:object w:dxaOrig="260" w:dyaOrig="360">
          <v:shape id="_x0000_i1137" type="#_x0000_t75" style="width:12.65pt;height:18.7pt" o:ole="">
            <v:imagedata r:id="rId224" o:title=""/>
          </v:shape>
          <o:OLEObject Type="Embed" ProgID="Equation.DSMT4" ShapeID="_x0000_i1137" DrawAspect="Content" ObjectID="_1404112022" r:id="rId225"/>
        </w:object>
      </w:r>
      <w:r>
        <w:t xml:space="preserve">and the projection of </w:t>
      </w:r>
      <w:r w:rsidRPr="00B70681">
        <w:rPr>
          <w:position w:val="-12"/>
        </w:rPr>
        <w:object w:dxaOrig="260" w:dyaOrig="360">
          <v:shape id="_x0000_i1138" type="#_x0000_t75" style="width:12.65pt;height:18.7pt" o:ole="">
            <v:imagedata r:id="rId204" o:title=""/>
          </v:shape>
          <o:OLEObject Type="Embed" ProgID="Equation.DSMT4" ShapeID="_x0000_i1138" DrawAspect="Content" ObjectID="_1404112023" r:id="rId22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9" type="#_x0000_t75" style="width:9.9pt;height:13.75pt" o:ole="">
            <v:imagedata r:id="rId216" o:title=""/>
          </v:shape>
          <o:OLEObject Type="Embed" ProgID="Equation.DSMT4" ShapeID="_x0000_i1139" DrawAspect="Content" ObjectID="_1404112024" r:id="rId227"/>
        </w:object>
      </w:r>
      <w:r>
        <w:t xml:space="preserve">-pitch is the angle between the local horizon and the </w:t>
      </w:r>
      <w:r w:rsidRPr="00B70681">
        <w:rPr>
          <w:position w:val="-12"/>
        </w:rPr>
        <w:object w:dxaOrig="260" w:dyaOrig="360">
          <v:shape id="_x0000_i1140" type="#_x0000_t75" style="width:12.65pt;height:18.7pt" o:ole="">
            <v:imagedata r:id="rId204" o:title=""/>
          </v:shape>
          <o:OLEObject Type="Embed" ProgID="Equation.DSMT4" ShapeID="_x0000_i1140" DrawAspect="Content" ObjectID="_1404112025" r:id="rId228"/>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41" type="#_x0000_t75" style="width:9.9pt;height:15.4pt" o:ole="">
            <v:imagedata r:id="rId218" o:title=""/>
          </v:shape>
          <o:OLEObject Type="Embed" ProgID="Equation.DSMT4" ShapeID="_x0000_i1141" DrawAspect="Content" ObjectID="_1404112026" r:id="rId229"/>
        </w:object>
      </w:r>
      <w:r>
        <w:t xml:space="preserve">-roll is the angle between the body fixed </w:t>
      </w:r>
      <w:r w:rsidRPr="00B70681">
        <w:rPr>
          <w:position w:val="-12"/>
        </w:rPr>
        <w:object w:dxaOrig="279" w:dyaOrig="360">
          <v:shape id="_x0000_i1142" type="#_x0000_t75" style="width:13.75pt;height:18.7pt" o:ole="">
            <v:imagedata r:id="rId210" o:title=""/>
          </v:shape>
          <o:OLEObject Type="Embed" ProgID="Equation.DSMT4" ShapeID="_x0000_i1142" DrawAspect="Content" ObjectID="_1404112027" r:id="rId230"/>
        </w:object>
      </w:r>
      <w:r>
        <w:t>axis and the local horizon measured in the plane</w:t>
      </w:r>
      <w:r w:rsidR="00C53B29" w:rsidRPr="00B70681">
        <w:rPr>
          <w:position w:val="-12"/>
        </w:rPr>
        <w:object w:dxaOrig="460" w:dyaOrig="360">
          <v:shape id="_x0000_i1143" type="#_x0000_t75" style="width:22.55pt;height:18.7pt" o:ole="">
            <v:imagedata r:id="rId231" o:title=""/>
          </v:shape>
          <o:OLEObject Type="Embed" ProgID="Equation.DSMT4" ShapeID="_x0000_i1143" DrawAspect="Content" ObjectID="_1404112028" r:id="rId232"/>
        </w:object>
      </w:r>
      <w:r w:rsidR="00C53B29">
        <w:t>.</w: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44" type="#_x0000_t75" style="width:18.7pt;height:19.8pt" o:ole="">
            <v:imagedata r:id="rId196" o:title=""/>
          </v:shape>
          <o:OLEObject Type="Embed" ProgID="Equation.DSMT4" ShapeID="_x0000_i1144" DrawAspect="Content" ObjectID="_1404112029" r:id="rId233"/>
        </w:object>
      </w:r>
      <w:r>
        <w:t xml:space="preserve">to </w:t>
      </w:r>
      <w:r w:rsidR="00F91606">
        <w:t>the body-</w:t>
      </w:r>
      <w:r>
        <w:t>fixed</w:t>
      </w:r>
      <w:r w:rsidR="00B5042F">
        <w:t xml:space="preserve"> </w:t>
      </w:r>
      <w:r w:rsidR="00B5042F" w:rsidRPr="00135DC9">
        <w:rPr>
          <w:position w:val="-14"/>
        </w:rPr>
        <w:object w:dxaOrig="380" w:dyaOrig="400">
          <v:shape id="_x0000_i1145" type="#_x0000_t75" style="width:18.7pt;height:19.25pt" o:ole="">
            <v:imagedata r:id="rId201" o:title=""/>
          </v:shape>
          <o:OLEObject Type="Embed" ProgID="Equation.DSMT4" ShapeID="_x0000_i1145" DrawAspect="Content" ObjectID="_1404112030" r:id="rId234"/>
        </w:object>
      </w:r>
      <w:r>
        <w:t xml:space="preserve"> </w:t>
      </w:r>
      <w:r w:rsidR="00B5042F">
        <w:t>frame</w:t>
      </w:r>
      <w:r>
        <w:t xml:space="preserve"> can be constructed as follows:</w:t>
      </w:r>
    </w:p>
    <w:p w:rsidR="00274577" w:rsidRDefault="00274577" w:rsidP="00274577">
      <w:pPr>
        <w:pStyle w:val="MTDisplayEquation"/>
      </w:pPr>
      <w:r>
        <w:lastRenderedPageBreak/>
        <w:tab/>
      </w:r>
      <w:r w:rsidR="00C53B29" w:rsidRPr="00274577">
        <w:rPr>
          <w:position w:val="-50"/>
        </w:rPr>
        <w:object w:dxaOrig="7940" w:dyaOrig="1120">
          <v:shape id="_x0000_i1146" type="#_x0000_t75" style="width:396.25pt;height:56.6pt" o:ole="">
            <v:imagedata r:id="rId235" o:title=""/>
          </v:shape>
          <o:OLEObject Type="Embed" ProgID="Equation.DSMT4" ShapeID="_x0000_i1146" DrawAspect="Content" ObjectID="_1404112031" r:id="rId236"/>
        </w:object>
      </w:r>
      <w:r w:rsidR="00C53B29">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138"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38"/>
      <w:r w:rsidR="00411592">
        <w:fldChar w:fldCharType="end"/>
      </w:r>
    </w:p>
    <w:p w:rsidR="00274577" w:rsidRDefault="00844AF0" w:rsidP="00B44E4F">
      <w:r>
        <w:t>Here subscripts (</w:t>
      </w:r>
      <w:r w:rsidRPr="00844AF0">
        <w:rPr>
          <w:position w:val="-6"/>
        </w:rPr>
        <w:object w:dxaOrig="660" w:dyaOrig="279">
          <v:shape id="_x0000_i1147" type="#_x0000_t75" style="width:33pt;height:13.75pt" o:ole="">
            <v:imagedata r:id="rId237" o:title=""/>
          </v:shape>
          <o:OLEObject Type="Embed" ProgID="Equation.DSMT4" ShapeID="_x0000_i1147" DrawAspect="Content" ObjectID="_1404112032" r:id="rId238"/>
        </w:object>
      </w:r>
      <w:r>
        <w:t xml:space="preserve">) denote </w:t>
      </w:r>
      <w:r w:rsidR="00F91606">
        <w:t xml:space="preserve">the </w:t>
      </w:r>
      <w:r>
        <w:t xml:space="preserve">rotation from the LTP </w:t>
      </w:r>
      <w:r w:rsidRPr="00135DC9">
        <w:rPr>
          <w:position w:val="-14"/>
        </w:rPr>
        <w:object w:dxaOrig="380" w:dyaOrig="400">
          <v:shape id="_x0000_i1148" type="#_x0000_t75" style="width:18.7pt;height:19.25pt" o:ole="">
            <v:imagedata r:id="rId239" o:title=""/>
          </v:shape>
          <o:OLEObject Type="Embed" ProgID="Equation.DSMT4" ShapeID="_x0000_i1148" DrawAspect="Content" ObjectID="_1404112033" r:id="rId240"/>
        </w:object>
      </w:r>
      <w:r>
        <w:t>to the body fixed frame</w:t>
      </w:r>
      <w:r w:rsidR="00F91606">
        <w:t xml:space="preserve">; </w:t>
      </w:r>
      <w:r w:rsidR="00F91606" w:rsidRPr="00135DC9">
        <w:rPr>
          <w:position w:val="-14"/>
        </w:rPr>
        <w:object w:dxaOrig="380" w:dyaOrig="400">
          <v:shape id="_x0000_i1149" type="#_x0000_t75" style="width:18.7pt;height:19.25pt" o:ole="">
            <v:imagedata r:id="rId239" o:title=""/>
          </v:shape>
          <o:OLEObject Type="Embed" ProgID="Equation.DSMT4" ShapeID="_x0000_i1149" DrawAspect="Content" ObjectID="_1404112034" r:id="rId241"/>
        </w:object>
      </w:r>
      <w:r w:rsidR="00F91606">
        <w:t xml:space="preserve">and </w:t>
      </w:r>
      <w:r w:rsidR="00F91606" w:rsidRPr="00B103D1">
        <w:rPr>
          <w:position w:val="-14"/>
        </w:rPr>
        <w:object w:dxaOrig="380" w:dyaOrig="400">
          <v:shape id="_x0000_i1150" type="#_x0000_t75" style="width:18.7pt;height:19.8pt" o:ole="">
            <v:imagedata r:id="rId196" o:title=""/>
          </v:shape>
          <o:OLEObject Type="Embed" ProgID="Equation.DSMT4" ShapeID="_x0000_i1150" DrawAspect="Content" ObjectID="_1404112035" r:id="rId242"/>
        </w:object>
      </w:r>
      <w:r w:rsidR="00F91606">
        <w:t>frames are always aligned by the definition of body-carried frame</w:t>
      </w:r>
      <w:r w:rsidR="00274577">
        <w:t xml:space="preserve">. </w:t>
      </w:r>
      <w:ins w:id="139" w:author="Lenovo User" w:date="2012-07-10T16:39:00Z">
        <w:r w:rsidR="00CA7BB5">
          <w:t>This rotation matrix has already been defined.  Can it simply be referenced?</w:t>
        </w:r>
      </w:ins>
    </w:p>
    <w:p w:rsidR="00A109FD" w:rsidRDefault="00274577" w:rsidP="00B44E4F">
      <w:r>
        <w:t xml:space="preserve">The application of the rotation matrix </w:t>
      </w:r>
      <w:r w:rsidR="00411592">
        <w:fldChar w:fldCharType="begin"/>
      </w:r>
      <w:r>
        <w:instrText xml:space="preserve"> GOTOBUTTON ZEqnNum511819  \* MERGEFORMAT </w:instrText>
      </w:r>
      <w:r w:rsidR="00411592">
        <w:fldChar w:fldCharType="begin"/>
      </w:r>
      <w:r w:rsidR="0057266A">
        <w:instrText xml:space="preserve"> REF ZEqnNum511819 \* Charformat \! \* MERGEFORMAT </w:instrText>
      </w:r>
      <w:r w:rsidR="00411592">
        <w:fldChar w:fldCharType="separate"/>
      </w:r>
      <w:r w:rsidR="00077199">
        <w:instrText>(1.14)</w:instrText>
      </w:r>
      <w:r w:rsidR="00411592">
        <w:fldChar w:fldCharType="end"/>
      </w:r>
      <w:r w:rsidR="00411592">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51" type="#_x0000_t75" style="width:65.95pt;height:18.7pt" o:ole="">
            <v:imagedata r:id="rId243" o:title=""/>
          </v:shape>
          <o:OLEObject Type="Embed" ProgID="Equation.DSMT4" ShapeID="_x0000_i1151" DrawAspect="Content" ObjectID="_1404112036" r:id="rId244"/>
        </w:object>
      </w:r>
      <w:r>
        <w:t xml:space="preserve">. To this end, consider </w:t>
      </w:r>
      <w:r w:rsidR="00411592">
        <w:fldChar w:fldCharType="begin"/>
      </w:r>
      <w:r w:rsidR="000F60DA">
        <w:instrText xml:space="preserve"> REF _Ref321921932 \h </w:instrText>
      </w:r>
      <w:r w:rsidR="00411592">
        <w:fldChar w:fldCharType="separate"/>
      </w:r>
      <w:r w:rsidR="00077199" w:rsidRPr="00532E81">
        <w:t xml:space="preserve">Figure </w:t>
      </w:r>
      <w:r w:rsidR="00077199">
        <w:rPr>
          <w:noProof/>
        </w:rPr>
        <w:t>5</w:t>
      </w:r>
      <w:r w:rsidR="00411592">
        <w:fldChar w:fldCharType="end"/>
      </w:r>
      <w:r w:rsidR="000F60DA">
        <w:t xml:space="preserve"> where </w:t>
      </w:r>
      <w:r>
        <w:t xml:space="preserve">vector </w:t>
      </w:r>
      <w:r w:rsidR="009A4240" w:rsidRPr="009A4240">
        <w:rPr>
          <w:position w:val="-12"/>
        </w:rPr>
        <w:object w:dxaOrig="1240" w:dyaOrig="360">
          <v:shape id="_x0000_i1152" type="#_x0000_t75" style="width:63.2pt;height:18.7pt" o:ole="">
            <v:imagedata r:id="rId198" o:title=""/>
          </v:shape>
          <o:OLEObject Type="Embed" ProgID="Equation.DSMT4" ShapeID="_x0000_i1152" DrawAspect="Content" ObjectID="_1404112037" r:id="rId245"/>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53" type="#_x0000_t75" style="width:18.7pt;height:19.8pt" o:ole="">
            <v:imagedata r:id="rId196" o:title=""/>
          </v:shape>
          <o:OLEObject Type="Embed" ProgID="Equation.DSMT4" ShapeID="_x0000_i1153" DrawAspect="Content" ObjectID="_1404112038" r:id="rId246"/>
        </w:object>
      </w:r>
      <w:r w:rsidR="009A4240">
        <w:t xml:space="preserve">is stabilized with respect to the non-rotating </w:t>
      </w:r>
      <w:r w:rsidR="00F91606" w:rsidRPr="00135DC9">
        <w:rPr>
          <w:position w:val="-14"/>
        </w:rPr>
        <w:object w:dxaOrig="380" w:dyaOrig="400">
          <v:shape id="_x0000_i1154" type="#_x0000_t75" style="width:18.7pt;height:19.25pt" o:ole="">
            <v:imagedata r:id="rId239" o:title=""/>
          </v:shape>
          <o:OLEObject Type="Embed" ProgID="Equation.DSMT4" ShapeID="_x0000_i1154" DrawAspect="Content" ObjectID="_1404112039" r:id="rId247"/>
        </w:object>
      </w:r>
      <w:r w:rsidR="009A4240">
        <w:t>frame results</w:t>
      </w:r>
      <w:r w:rsidR="00B41DC7">
        <w:t xml:space="preserve"> in</w:t>
      </w:r>
    </w:p>
    <w:p w:rsidR="009A4240" w:rsidRDefault="009A4240" w:rsidP="009A4240">
      <w:pPr>
        <w:pStyle w:val="MTDisplayEquation"/>
        <w:rPr>
          <w:ins w:id="140" w:author="Lenovo User" w:date="2012-07-10T16:41:00Z"/>
        </w:rPr>
      </w:pPr>
      <w:r>
        <w:tab/>
      </w:r>
      <w:r w:rsidR="00B41DC7" w:rsidRPr="009A4240">
        <w:rPr>
          <w:position w:val="-82"/>
        </w:rPr>
        <w:object w:dxaOrig="1660" w:dyaOrig="1760">
          <v:shape id="_x0000_i1155" type="#_x0000_t75" style="width:83pt;height:87.4pt" o:ole="">
            <v:imagedata r:id="rId248" o:title=""/>
          </v:shape>
          <o:OLEObject Type="Embed" ProgID="Equation.DSMT4" ShapeID="_x0000_i1155" DrawAspect="Content" ObjectID="_1404112040" r:id="rId249"/>
        </w:object>
      </w:r>
      <w:r w:rsidR="00B41DC7">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141"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41"/>
      <w:r w:rsidR="00411592">
        <w:fldChar w:fldCharType="end"/>
      </w:r>
    </w:p>
    <w:p w:rsidR="00000000" w:rsidRDefault="00346879">
      <w:pPr>
        <w:pPrChange w:id="142" w:author="Lenovo User" w:date="2012-07-10T16:41:00Z">
          <w:pPr>
            <w:pStyle w:val="MTDisplayEquation"/>
          </w:pPr>
        </w:pPrChange>
      </w:pPr>
      <w:ins w:id="143" w:author="Lenovo User" w:date="2012-07-10T16:41:00Z">
        <w:r>
          <w:t>Why introduce the geodetic frame and talk about accounting for Earth</w:t>
        </w:r>
      </w:ins>
      <w:ins w:id="144" w:author="Lenovo User" w:date="2012-07-10T16:42:00Z">
        <w:r>
          <w:t>’s curvature if you only consider flight in LTP?</w:t>
        </w:r>
      </w:ins>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6" type="#_x0000_t75" style="width:18.7pt;height:19.8pt" o:ole="">
            <v:imagedata r:id="rId196" o:title=""/>
          </v:shape>
          <o:OLEObject Type="Embed" ProgID="Equation.DSMT4" ShapeID="_x0000_i1156" DrawAspect="Content" ObjectID="_1404112041" r:id="rId250"/>
        </w:object>
      </w:r>
      <w:r>
        <w:t xml:space="preserve">frame and the body fixed frame </w:t>
      </w:r>
      <w:r w:rsidRPr="00135DC9">
        <w:rPr>
          <w:position w:val="-14"/>
        </w:rPr>
        <w:object w:dxaOrig="380" w:dyaOrig="400">
          <v:shape id="_x0000_i1157" type="#_x0000_t75" style="width:18.7pt;height:19.25pt" o:ole="">
            <v:imagedata r:id="rId201" o:title=""/>
          </v:shape>
          <o:OLEObject Type="Embed" ProgID="Equation.DSMT4" ShapeID="_x0000_i1157" DrawAspect="Content" ObjectID="_1404112042" r:id="rId251"/>
        </w:object>
      </w:r>
      <w:r>
        <w:t xml:space="preserve"> were already derived in </w:t>
      </w:r>
      <w:r w:rsidR="00411592">
        <w:fldChar w:fldCharType="begin"/>
      </w:r>
      <w:r>
        <w:instrText xml:space="preserve"> GOTOBUTTON ZEqnNum848915  \* MERGEFORMAT </w:instrText>
      </w:r>
      <w:r w:rsidR="00411592">
        <w:fldChar w:fldCharType="begin"/>
      </w:r>
      <w:r w:rsidR="0057266A">
        <w:instrText xml:space="preserve"> REF ZEqnNum848915 \* Charformat \! \* MERGEFORMAT </w:instrText>
      </w:r>
      <w:r w:rsidR="00411592">
        <w:fldChar w:fldCharType="separate"/>
      </w:r>
      <w:r w:rsidR="00077199">
        <w:instrText>(1.11)</w:instrText>
      </w:r>
      <w:r w:rsidR="00411592">
        <w:fldChar w:fldCharType="end"/>
      </w:r>
      <w:r w:rsidR="00411592">
        <w:fldChar w:fldCharType="end"/>
      </w:r>
      <w:r>
        <w:t>-</w:t>
      </w:r>
      <w:r w:rsidR="00411592">
        <w:fldChar w:fldCharType="begin"/>
      </w:r>
      <w:r>
        <w:instrText xml:space="preserve"> GOTOBUTTON ZEqnNum556912  \* MERGEFORMAT </w:instrText>
      </w:r>
      <w:r w:rsidR="00411592">
        <w:fldChar w:fldCharType="begin"/>
      </w:r>
      <w:r w:rsidR="0057266A">
        <w:instrText xml:space="preserve"> REF ZEqnNum556912 \* Charformat \! \* MERGEFORMAT </w:instrText>
      </w:r>
      <w:r w:rsidR="00411592">
        <w:fldChar w:fldCharType="separate"/>
      </w:r>
      <w:r w:rsidR="00077199">
        <w:instrText>(1.12)</w:instrText>
      </w:r>
      <w:r w:rsidR="00411592">
        <w:fldChar w:fldCharType="end"/>
      </w:r>
      <w:r w:rsidR="00411592">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411592">
        <w:fldChar w:fldCharType="begin"/>
      </w:r>
      <w:r>
        <w:instrText xml:space="preserve"> GOTOBUTTON ZEqnNum556912  \* MERGEFORMAT </w:instrText>
      </w:r>
      <w:r w:rsidR="00411592">
        <w:fldChar w:fldCharType="begin"/>
      </w:r>
      <w:r w:rsidR="0057266A">
        <w:instrText xml:space="preserve"> REF ZEqnNum556912 \* Charformat \! \* MERGEFORMAT </w:instrText>
      </w:r>
      <w:r w:rsidR="00411592">
        <w:fldChar w:fldCharType="separate"/>
      </w:r>
      <w:r w:rsidR="00077199">
        <w:instrText>(1.12)</w:instrText>
      </w:r>
      <w:r w:rsidR="00411592">
        <w:fldChar w:fldCharType="end"/>
      </w:r>
      <w:r w:rsidR="00411592">
        <w:fldChar w:fldCharType="end"/>
      </w:r>
      <w:r>
        <w:t xml:space="preserve"> and </w:t>
      </w:r>
      <w:r w:rsidR="00411592">
        <w:fldChar w:fldCharType="begin"/>
      </w:r>
      <w:r>
        <w:instrText xml:space="preserve"> GOTOBUTTON ZEqnNum689423  \* MERGEFORMAT </w:instrText>
      </w:r>
      <w:r w:rsidR="00411592">
        <w:fldChar w:fldCharType="begin"/>
      </w:r>
      <w:r w:rsidR="0057266A">
        <w:instrText xml:space="preserve"> REF ZEqnNum689423 \* Charformat \! \* MERGEFORMAT </w:instrText>
      </w:r>
      <w:r w:rsidR="00411592">
        <w:fldChar w:fldCharType="separate"/>
      </w:r>
      <w:r w:rsidR="00077199">
        <w:instrText>(1.15)</w:instrText>
      </w:r>
      <w:r w:rsidR="00411592">
        <w:fldChar w:fldCharType="end"/>
      </w:r>
      <w:r w:rsidR="00411592">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346879" w:rsidRDefault="00F91606" w:rsidP="00C4063D">
      <w:pPr>
        <w:rPr>
          <w:ins w:id="145" w:author="Lenovo User" w:date="2012-07-10T16:48:00Z"/>
        </w:rPr>
      </w:pPr>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8" type="#_x0000_t75" style="width:15.4pt;height:18.7pt" o:ole="">
            <v:imagedata r:id="rId252" o:title=""/>
          </v:shape>
          <o:OLEObject Type="Embed" ProgID="Equation.DSMT4" ShapeID="_x0000_i1158" DrawAspect="Content" ObjectID="_1404112043" r:id="rId253"/>
        </w:object>
      </w:r>
      <w:r w:rsidR="007E5291">
        <w:t>, see</w:t>
      </w:r>
      <w:r w:rsidR="00176B40">
        <w:t xml:space="preserve"> </w:t>
      </w:r>
      <w:r w:rsidR="00411592">
        <w:fldChar w:fldCharType="begin"/>
      </w:r>
      <w:r w:rsidR="00176B40">
        <w:instrText xml:space="preserve"> REF _Ref321934305 \h </w:instrText>
      </w:r>
      <w:r w:rsidR="00411592">
        <w:fldChar w:fldCharType="separate"/>
      </w:r>
      <w:r w:rsidR="00077199" w:rsidRPr="00532E81">
        <w:t xml:space="preserve">Figure </w:t>
      </w:r>
      <w:r w:rsidR="00077199">
        <w:rPr>
          <w:noProof/>
        </w:rPr>
        <w:t>6</w:t>
      </w:r>
      <w:r w:rsidR="00411592">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9" type="#_x0000_t75" style="width:15.4pt;height:18.7pt" o:ole="">
            <v:imagedata r:id="rId252" o:title=""/>
          </v:shape>
          <o:OLEObject Type="Embed" ProgID="Equation.DSMT4" ShapeID="_x0000_i1159" DrawAspect="Content" ObjectID="_1404112044" r:id="rId254"/>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60" type="#_x0000_t75" style="width:15.4pt;height:18.7pt" o:ole="">
            <v:imagedata r:id="rId255" o:title=""/>
          </v:shape>
          <o:OLEObject Type="Embed" ProgID="Equation.DSMT4" ShapeID="_x0000_i1160" DrawAspect="Content" ObjectID="_1404112045" r:id="rId256"/>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61" type="#_x0000_t75" style="width:21.45pt;height:19.25pt" o:ole="">
            <v:imagedata r:id="rId257" o:title=""/>
          </v:shape>
          <o:OLEObject Type="Embed" ProgID="Equation.DSMT4" ShapeID="_x0000_i1161" DrawAspect="Content" ObjectID="_1404112046" r:id="rId258"/>
        </w:object>
      </w:r>
      <w:r w:rsidR="00176B40" w:rsidRPr="00176B40">
        <w:t>defined by</w:t>
      </w:r>
      <w:r w:rsidR="00176B40" w:rsidRPr="00176B40">
        <w:rPr>
          <w:position w:val="-12"/>
        </w:rPr>
        <w:object w:dxaOrig="320" w:dyaOrig="360">
          <v:shape id="_x0000_i1162" type="#_x0000_t75" style="width:15.4pt;height:18.7pt" o:ole="">
            <v:imagedata r:id="rId259" o:title=""/>
          </v:shape>
          <o:OLEObject Type="Embed" ProgID="Equation.DSMT4" ShapeID="_x0000_i1162" DrawAspect="Content" ObjectID="_1404112047" r:id="rId260"/>
        </w:object>
      </w:r>
      <w:r w:rsidR="00807BA4">
        <w:t xml:space="preserve">with respect to the </w:t>
      </w:r>
      <w:r w:rsidR="00176B40">
        <w:t>body fixed</w:t>
      </w:r>
      <w:r w:rsidR="00176B40" w:rsidRPr="00176B40">
        <w:rPr>
          <w:position w:val="-14"/>
        </w:rPr>
        <w:object w:dxaOrig="380" w:dyaOrig="400">
          <v:shape id="_x0000_i1163" type="#_x0000_t75" style="width:18.7pt;height:19.25pt" o:ole="">
            <v:imagedata r:id="rId261" o:title=""/>
          </v:shape>
          <o:OLEObject Type="Embed" ProgID="Equation.DSMT4" ShapeID="_x0000_i1163" DrawAspect="Content" ObjectID="_1404112048" r:id="rId262"/>
        </w:object>
      </w:r>
      <w:r w:rsidR="00176B40">
        <w:t xml:space="preserve"> </w:t>
      </w:r>
      <w:r w:rsidR="00F12999">
        <w:t xml:space="preserve">is </w:t>
      </w:r>
      <w:r w:rsidR="00807BA4">
        <w:t>defined by two angles.</w:t>
      </w:r>
    </w:p>
    <w:p w:rsidR="00346879" w:rsidRDefault="00346879" w:rsidP="00C4063D">
      <w:pPr>
        <w:rPr>
          <w:ins w:id="146" w:author="Lenovo User" w:date="2012-07-10T16:48:00Z"/>
        </w:rPr>
      </w:pPr>
    </w:p>
    <w:p w:rsidR="00C4063D" w:rsidRDefault="00346879" w:rsidP="00C4063D">
      <w:ins w:id="147" w:author="Lenovo User" w:date="2012-07-10T16:45:00Z">
        <w:r>
          <w:t xml:space="preserve"> Perhaps it’s a good idea to show relationship between</w:t>
        </w:r>
      </w:ins>
      <w:ins w:id="148" w:author="Lenovo User" w:date="2012-07-10T16:46:00Z">
        <w:r>
          <w:t xml:space="preserve"> </w:t>
        </w:r>
      </w:ins>
      <w:ins w:id="149" w:author="Lenovo User" w:date="2012-07-10T16:46:00Z">
        <w:r w:rsidRPr="00C4063D">
          <w:rPr>
            <w:position w:val="-12"/>
          </w:rPr>
          <w:object w:dxaOrig="320" w:dyaOrig="360">
            <v:shape id="_x0000_i1164" type="#_x0000_t75" style="width:15.4pt;height:18.7pt" o:ole="">
              <v:imagedata r:id="rId252" o:title=""/>
            </v:shape>
            <o:OLEObject Type="Embed" ProgID="Equation.DSMT4" ShapeID="_x0000_i1164" DrawAspect="Content" ObjectID="_1404112049" r:id="rId263"/>
          </w:object>
        </w:r>
      </w:ins>
      <w:ins w:id="150" w:author="Lenovo User" w:date="2012-07-10T16:46:00Z">
        <w:r>
          <w:t xml:space="preserve"> and </w:t>
        </w:r>
      </w:ins>
      <w:ins w:id="151" w:author="Lenovo User" w:date="2012-07-10T16:47:00Z">
        <w:r w:rsidRPr="00C4063D">
          <w:rPr>
            <w:position w:val="-14"/>
          </w:rPr>
          <w:object w:dxaOrig="440" w:dyaOrig="380">
            <v:shape id="_x0000_i1165" type="#_x0000_t75" style="width:20.9pt;height:18.7pt" o:ole="">
              <v:imagedata r:id="rId264" o:title=""/>
            </v:shape>
            <o:OLEObject Type="Embed" ProgID="Equation.DSMT4" ShapeID="_x0000_i1165" DrawAspect="Content" ObjectID="_1404112050" r:id="rId265"/>
          </w:object>
        </w:r>
      </w:ins>
      <w:ins w:id="152" w:author="Lenovo User" w:date="2012-07-10T16:46:00Z">
        <w:r w:rsidRPr="00346879">
          <w:rPr>
            <w:position w:val="-14"/>
            <w:rPrChange w:id="153" w:author="Lenovo User" w:date="2012-07-10T16:47:00Z">
              <w:rPr>
                <w:position w:val="-14"/>
              </w:rPr>
            </w:rPrChange>
          </w:rPr>
          <w:object w:dxaOrig="1180" w:dyaOrig="380">
            <v:shape id="_x0000_i1166" type="#_x0000_t75" style="width:56.6pt;height:19.25pt" o:ole="">
              <v:imagedata r:id="rId266" o:title=""/>
            </v:shape>
            <o:OLEObject Type="Embed" ProgID="Equation.DSMT4" ShapeID="_x0000_i1166" DrawAspect="Content" ObjectID="_1404112051" r:id="rId267"/>
          </w:object>
        </w:r>
      </w:ins>
      <w:ins w:id="154" w:author="Lenovo User" w:date="2012-07-10T16:48:00Z">
        <w:r w:rsidRPr="00346879">
          <w:t xml:space="preserve"> </w:t>
        </w:r>
      </w:ins>
      <w:ins w:id="155" w:author="Lenovo User" w:date="2012-07-10T16:49:00Z">
        <w:r>
          <w:t>as well as illustrating</w:t>
        </w:r>
      </w:ins>
      <w:ins w:id="156" w:author="Lenovo User" w:date="2012-07-10T16:48:00Z">
        <w:r>
          <w:t xml:space="preserve"> it in Fig 6</w:t>
        </w:r>
      </w:ins>
      <w:ins w:id="157" w:author="Lenovo User" w:date="2012-07-10T16:52:00Z">
        <w:r w:rsidR="00AF2571">
          <w:t xml:space="preserve"> instead of adding an extra figure</w:t>
        </w:r>
      </w:ins>
    </w:p>
    <w:p w:rsidR="000803A9" w:rsidRDefault="000803A9" w:rsidP="000803A9">
      <w:pPr>
        <w:keepNext/>
        <w:jc w:val="center"/>
      </w:pPr>
      <w:r>
        <w:rPr>
          <w:noProof/>
          <w:lang w:eastAsia="en-US"/>
        </w:rPr>
        <w:lastRenderedPageBreak/>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8"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58" w:name="_Ref321934305"/>
      <w:proofErr w:type="gramStart"/>
      <w:r w:rsidRPr="00532E81">
        <w:rPr>
          <w:sz w:val="24"/>
          <w:szCs w:val="24"/>
        </w:rPr>
        <w:t xml:space="preserve">Figure </w:t>
      </w:r>
      <w:r w:rsidR="00411592" w:rsidRPr="00532E81">
        <w:rPr>
          <w:sz w:val="24"/>
          <w:szCs w:val="24"/>
        </w:rPr>
        <w:fldChar w:fldCharType="begin"/>
      </w:r>
      <w:r w:rsidRPr="00532E81">
        <w:rPr>
          <w:sz w:val="24"/>
          <w:szCs w:val="24"/>
        </w:rPr>
        <w:instrText xml:space="preserve"> SEQ Figure \* ARABIC </w:instrText>
      </w:r>
      <w:r w:rsidR="00411592" w:rsidRPr="00532E81">
        <w:rPr>
          <w:sz w:val="24"/>
          <w:szCs w:val="24"/>
        </w:rPr>
        <w:fldChar w:fldCharType="separate"/>
      </w:r>
      <w:r w:rsidR="00077199">
        <w:rPr>
          <w:noProof/>
          <w:sz w:val="24"/>
          <w:szCs w:val="24"/>
        </w:rPr>
        <w:t>6</w:t>
      </w:r>
      <w:r w:rsidR="00411592" w:rsidRPr="00532E81">
        <w:rPr>
          <w:sz w:val="24"/>
          <w:szCs w:val="24"/>
        </w:rPr>
        <w:fldChar w:fldCharType="end"/>
      </w:r>
      <w:bookmarkEnd w:id="158"/>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67" type="#_x0000_t75" style="width:12.1pt;height:11pt" o:ole="">
            <v:imagedata r:id="rId269" o:title=""/>
          </v:shape>
          <o:OLEObject Type="Embed" ProgID="Equation.DSMT4" ShapeID="_x0000_i1167" DrawAspect="Content" ObjectID="_1404112052" r:id="rId270"/>
        </w:object>
      </w:r>
      <w:r>
        <w:t xml:space="preserve">with respect to the </w:t>
      </w:r>
      <w:r w:rsidRPr="00C4063D">
        <w:rPr>
          <w:position w:val="-12"/>
        </w:rPr>
        <w:object w:dxaOrig="320" w:dyaOrig="360">
          <v:shape id="_x0000_i1168" type="#_x0000_t75" style="width:15.4pt;height:18.7pt" o:ole="">
            <v:imagedata r:id="rId252" o:title=""/>
          </v:shape>
          <o:OLEObject Type="Embed" ProgID="Equation.DSMT4" ShapeID="_x0000_i1168" DrawAspect="Content" ObjectID="_1404112053" r:id="rId271"/>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9" type="#_x0000_t75" style="width:12.1pt;height:11pt" o:ole="">
            <v:imagedata r:id="rId269" o:title=""/>
          </v:shape>
          <o:OLEObject Type="Embed" ProgID="Equation.DSMT4" ShapeID="_x0000_i1169" DrawAspect="Content" ObjectID="_1404112054" r:id="rId272"/>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70" type="#_x0000_t75" style="width:18.7pt;height:19.25pt" o:ole="">
            <v:imagedata r:id="rId201" o:title=""/>
          </v:shape>
          <o:OLEObject Type="Embed" ProgID="Equation.DSMT4" ShapeID="_x0000_i1170" DrawAspect="Content" ObjectID="_1404112055" r:id="rId273"/>
        </w:object>
      </w:r>
      <w:r>
        <w:t xml:space="preserve">frame on angle </w:t>
      </w:r>
      <w:r w:rsidR="00125253" w:rsidRPr="006F5C6C">
        <w:rPr>
          <w:position w:val="-6"/>
        </w:rPr>
        <w:object w:dxaOrig="240" w:dyaOrig="220">
          <v:shape id="_x0000_i1171" type="#_x0000_t75" style="width:12.1pt;height:11pt" o:ole="">
            <v:imagedata r:id="rId269" o:title=""/>
          </v:shape>
          <o:OLEObject Type="Embed" ProgID="Equation.DSMT4" ShapeID="_x0000_i1171" DrawAspect="Content" ObjectID="_1404112056" r:id="rId274"/>
        </w:object>
      </w:r>
      <w:r>
        <w:t xml:space="preserve">is called a stability frame </w:t>
      </w:r>
      <w:sdt>
        <w:sdtPr>
          <w:id w:val="984632"/>
          <w:citation/>
        </w:sdtPr>
        <w:sdtContent>
          <w:r w:rsidR="00411592">
            <w:fldChar w:fldCharType="begin"/>
          </w:r>
          <w:r w:rsidR="00E7301A">
            <w:instrText xml:space="preserve"> CITATION Beard_McLain2012 \m Etkin_Reid1995 \l 1033  </w:instrText>
          </w:r>
          <w:r w:rsidR="00411592">
            <w:fldChar w:fldCharType="separate"/>
          </w:r>
          <w:r w:rsidR="000E4A83">
            <w:rPr>
              <w:noProof/>
            </w:rPr>
            <w:t>(Beard and McLain 2012, Etkin and Reid 1995)</w:t>
          </w:r>
          <w:r w:rsidR="00411592">
            <w:rPr>
              <w:noProof/>
            </w:rPr>
            <w:fldChar w:fldCharType="end"/>
          </w:r>
        </w:sdtContent>
      </w:sdt>
      <w:r>
        <w:t>.</w:t>
      </w:r>
      <w:r w:rsidR="00E05AF5">
        <w:t xml:space="preserve"> As illustrated in</w:t>
      </w:r>
      <w:r w:rsidR="00176B40">
        <w:t xml:space="preserve"> </w:t>
      </w:r>
      <w:r w:rsidR="00411592">
        <w:fldChar w:fldCharType="begin"/>
      </w:r>
      <w:r w:rsidR="00176B40">
        <w:instrText xml:space="preserve"> REF _Ref321934305 \h </w:instrText>
      </w:r>
      <w:r w:rsidR="00411592">
        <w:fldChar w:fldCharType="separate"/>
      </w:r>
      <w:r w:rsidR="00077199" w:rsidRPr="00532E81">
        <w:t xml:space="preserve">Figure </w:t>
      </w:r>
      <w:r w:rsidR="00077199">
        <w:rPr>
          <w:noProof/>
        </w:rPr>
        <w:t>6</w:t>
      </w:r>
      <w:r w:rsidR="00411592">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72" type="#_x0000_t75" style="width:15.4pt;height:18.7pt" o:ole="">
            <v:imagedata r:id="rId252" o:title=""/>
          </v:shape>
          <o:OLEObject Type="Embed" ProgID="Equation.DSMT4" ShapeID="_x0000_i1172" DrawAspect="Content" ObjectID="_1404112057" r:id="rId275"/>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73" type="#_x0000_t75" style="width:26.95pt;height:18.7pt" o:ole="">
            <v:imagedata r:id="rId276" o:title=""/>
          </v:shape>
          <o:OLEObject Type="Embed" ProgID="Equation.DSMT4" ShapeID="_x0000_i1173" DrawAspect="Content" ObjectID="_1404112058" r:id="rId277"/>
        </w:object>
      </w:r>
      <w:r w:rsidR="007E5291">
        <w:t xml:space="preserve"> in </w:t>
      </w:r>
      <w:r w:rsidR="00176B40">
        <w:t>frame</w:t>
      </w:r>
      <w:r w:rsidR="007E5291" w:rsidRPr="00135DC9">
        <w:rPr>
          <w:position w:val="-14"/>
        </w:rPr>
        <w:object w:dxaOrig="380" w:dyaOrig="400">
          <v:shape id="_x0000_i1174" type="#_x0000_t75" style="width:18.7pt;height:19.25pt" o:ole="">
            <v:imagedata r:id="rId201" o:title=""/>
          </v:shape>
          <o:OLEObject Type="Embed" ProgID="Equation.DSMT4" ShapeID="_x0000_i1174" DrawAspect="Content" ObjectID="_1404112059" r:id="rId278"/>
        </w:object>
      </w:r>
      <w:r w:rsidR="007E5291">
        <w:t>)</w:t>
      </w:r>
      <w:r w:rsidR="00176B40">
        <w:t xml:space="preserve"> </w:t>
      </w:r>
      <w:r w:rsidR="00125253">
        <w:t xml:space="preserve">and the longitudinal axis </w:t>
      </w:r>
      <w:r w:rsidR="00F91606" w:rsidRPr="00B70681">
        <w:rPr>
          <w:position w:val="-12"/>
        </w:rPr>
        <w:object w:dxaOrig="260" w:dyaOrig="360">
          <v:shape id="_x0000_i1175" type="#_x0000_t75" style="width:12.65pt;height:18.7pt" o:ole="">
            <v:imagedata r:id="rId279" o:title=""/>
          </v:shape>
          <o:OLEObject Type="Embed" ProgID="Equation.DSMT4" ShapeID="_x0000_i1175" DrawAspect="Content" ObjectID="_1404112060" r:id="rId280"/>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76" type="#_x0000_t75" style="width:15.4pt;height:18.7pt" o:ole="">
            <v:imagedata r:id="rId252" o:title=""/>
          </v:shape>
          <o:OLEObject Type="Embed" ProgID="Equation.DSMT4" ShapeID="_x0000_i1176" DrawAspect="Content" ObjectID="_1404112061" r:id="rId281"/>
        </w:object>
      </w:r>
      <w:r w:rsidR="007E5291">
        <w:t>.</w:t>
      </w:r>
      <w:r w:rsidR="00125253">
        <w:t xml:space="preserve"> In turn, the angle between the velocity vector </w:t>
      </w:r>
      <w:r w:rsidR="00125253" w:rsidRPr="00C4063D">
        <w:rPr>
          <w:position w:val="-12"/>
        </w:rPr>
        <w:object w:dxaOrig="320" w:dyaOrig="360">
          <v:shape id="_x0000_i1177" type="#_x0000_t75" style="width:15.4pt;height:18.7pt" o:ole="">
            <v:imagedata r:id="rId252" o:title=""/>
          </v:shape>
          <o:OLEObject Type="Embed" ProgID="Equation.DSMT4" ShapeID="_x0000_i1177" DrawAspect="Content" ObjectID="_1404112062" r:id="rId282"/>
        </w:object>
      </w:r>
      <w:r w:rsidR="00125253">
        <w:t xml:space="preserve"> projected into the “wing level” plane (spanned by axes </w:t>
      </w:r>
      <w:r w:rsidR="00125253" w:rsidRPr="00B70681">
        <w:rPr>
          <w:position w:val="-12"/>
        </w:rPr>
        <w:object w:dxaOrig="580" w:dyaOrig="360">
          <v:shape id="_x0000_i1178" type="#_x0000_t75" style="width:28.6pt;height:18.7pt" o:ole="">
            <v:imagedata r:id="rId283" o:title=""/>
          </v:shape>
          <o:OLEObject Type="Embed" ProgID="Equation.DSMT4" ShapeID="_x0000_i1178" DrawAspect="Content" ObjectID="_1404112063" r:id="rId284"/>
        </w:object>
      </w:r>
      <w:r w:rsidR="00125253">
        <w:t xml:space="preserve"> in </w:t>
      </w:r>
      <w:r w:rsidR="00BD0B9F">
        <w:t>frame</w:t>
      </w:r>
      <w:r w:rsidR="00125253" w:rsidRPr="00135DC9">
        <w:rPr>
          <w:position w:val="-14"/>
        </w:rPr>
        <w:object w:dxaOrig="380" w:dyaOrig="400">
          <v:shape id="_x0000_i1179" type="#_x0000_t75" style="width:18.7pt;height:19.25pt" o:ole="">
            <v:imagedata r:id="rId201" o:title=""/>
          </v:shape>
          <o:OLEObject Type="Embed" ProgID="Equation.DSMT4" ShapeID="_x0000_i1179" DrawAspect="Content" ObjectID="_1404112064" r:id="rId285"/>
        </w:object>
      </w:r>
      <w:r w:rsidR="00125253">
        <w:t xml:space="preserve">) and the longitudinal axis </w:t>
      </w:r>
      <w:r w:rsidR="00F91606" w:rsidRPr="00B70681">
        <w:rPr>
          <w:position w:val="-12"/>
        </w:rPr>
        <w:object w:dxaOrig="260" w:dyaOrig="360">
          <v:shape id="_x0000_i1180" type="#_x0000_t75" style="width:12.65pt;height:18.7pt" o:ole="">
            <v:imagedata r:id="rId279" o:title=""/>
          </v:shape>
          <o:OLEObject Type="Embed" ProgID="Equation.DSMT4" ShapeID="_x0000_i1180" DrawAspect="Content" ObjectID="_1404112065" r:id="rId286"/>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81" type="#_x0000_t75" style="width:12.1pt;height:15.4pt" o:ole="">
            <v:imagedata r:id="rId287" o:title=""/>
          </v:shape>
          <o:OLEObject Type="Embed" ProgID="Equation.DSMT4" ShapeID="_x0000_i1181" DrawAspect="Content" ObjectID="_1404112066" r:id="rId288"/>
        </w:object>
      </w:r>
      <w:r w:rsidR="00125253">
        <w:t>.</w:t>
      </w:r>
    </w:p>
    <w:p w:rsidR="007E5291" w:rsidRDefault="00BD0B9F" w:rsidP="00C4063D">
      <w:del w:id="159" w:author="Lenovo User" w:date="2012-07-10T16:50:00Z">
        <w:r w:rsidDel="00AF2571">
          <w:delText>Applying the DCM matrix approach to represent</w:delText>
        </w:r>
      </w:del>
      <w:ins w:id="160" w:author="Lenovo User" w:date="2012-07-10T16:51:00Z">
        <w:r w:rsidR="00AF2571">
          <w:t xml:space="preserve"> </w:t>
        </w:r>
      </w:ins>
      <w:ins w:id="161" w:author="Lenovo User" w:date="2012-07-10T16:50:00Z">
        <w:r w:rsidR="00AF2571">
          <w:t>Then</w:t>
        </w:r>
      </w:ins>
      <w:r>
        <w:t xml:space="preserve"> t</w:t>
      </w:r>
      <w:r w:rsidR="00125253">
        <w:t xml:space="preserve">he </w:t>
      </w:r>
      <w:del w:id="162" w:author="Lenovo User" w:date="2012-07-10T16:50:00Z">
        <w:r w:rsidDel="00AF2571">
          <w:delText xml:space="preserve">complete </w:delText>
        </w:r>
      </w:del>
      <w:r>
        <w:t>transformation from the body fixed frame</w:t>
      </w:r>
      <w:r w:rsidRPr="00135DC9">
        <w:rPr>
          <w:position w:val="-14"/>
        </w:rPr>
        <w:object w:dxaOrig="380" w:dyaOrig="400">
          <v:shape id="_x0000_i1182" type="#_x0000_t75" style="width:18.7pt;height:19.25pt" o:ole="">
            <v:imagedata r:id="rId201" o:title=""/>
          </v:shape>
          <o:OLEObject Type="Embed" ProgID="Equation.DSMT4" ShapeID="_x0000_i1182" DrawAspect="Content" ObjectID="_1404112067" r:id="rId289"/>
        </w:object>
      </w:r>
      <w:r>
        <w:t xml:space="preserve">to </w:t>
      </w:r>
      <w:del w:id="163" w:author="Lenovo User" w:date="2012-07-10T16:50:00Z">
        <w:r w:rsidDel="00AF2571">
          <w:delText xml:space="preserve">the </w:delText>
        </w:r>
      </w:del>
      <w:ins w:id="164" w:author="Lenovo User" w:date="2012-07-10T16:51:00Z">
        <w:r w:rsidR="00AF2571">
          <w:t>body-fixed</w:t>
        </w:r>
      </w:ins>
      <w:ins w:id="165" w:author="Lenovo User" w:date="2012-07-10T16:50:00Z">
        <w:r w:rsidR="00AF2571">
          <w:t xml:space="preserve"> </w:t>
        </w:r>
      </w:ins>
      <w:r>
        <w:t>wind frame</w:t>
      </w:r>
      <w:r w:rsidRPr="00135DC9">
        <w:rPr>
          <w:position w:val="-14"/>
        </w:rPr>
        <w:object w:dxaOrig="420" w:dyaOrig="400">
          <v:shape id="_x0000_i1183" type="#_x0000_t75" style="width:21.45pt;height:19.25pt" o:ole="">
            <v:imagedata r:id="rId290" o:title=""/>
          </v:shape>
          <o:OLEObject Type="Embed" ProgID="Equation.DSMT4" ShapeID="_x0000_i1183" DrawAspect="Content" ObjectID="_1404112068" r:id="rId291"/>
        </w:object>
      </w:r>
      <w:del w:id="166" w:author="Lenovo User" w:date="2012-07-10T16:51:00Z">
        <w:r w:rsidDel="00AF2571">
          <w:delText>results in the following</w:delText>
        </w:r>
      </w:del>
      <w:ins w:id="167" w:author="Lenovo User" w:date="2012-07-10T16:51:00Z">
        <w:r w:rsidR="00AF2571">
          <w:t xml:space="preserve"> is given by</w:t>
        </w:r>
      </w:ins>
      <w:r>
        <w:t>:</w:t>
      </w:r>
    </w:p>
    <w:p w:rsidR="00BD0B9F" w:rsidRDefault="00BD0B9F" w:rsidP="00BD0B9F">
      <w:pPr>
        <w:pStyle w:val="MTDisplayEquation"/>
      </w:pPr>
      <w:r>
        <w:tab/>
      </w:r>
      <w:r w:rsidR="00193F8A" w:rsidRPr="00BD0B9F">
        <w:rPr>
          <w:position w:val="-50"/>
        </w:rPr>
        <w:object w:dxaOrig="8280" w:dyaOrig="1120">
          <v:shape id="_x0000_i1184" type="#_x0000_t75" style="width:413.85pt;height:56.6pt" o:ole="">
            <v:imagedata r:id="rId292" o:title=""/>
          </v:shape>
          <o:OLEObject Type="Embed" ProgID="Equation.DSMT4" ShapeID="_x0000_i1184" DrawAspect="Content" ObjectID="_1404112069" r:id="rId293"/>
        </w:object>
      </w:r>
      <w:r w:rsidR="00193F8A">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168"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68"/>
      <w:r w:rsidR="00411592">
        <w:fldChar w:fldCharType="end"/>
      </w:r>
    </w:p>
    <w:p w:rsidR="00BD0B9F" w:rsidRPr="00BD0B9F" w:rsidRDefault="00BD0B9F" w:rsidP="00BD0B9F">
      <w:r>
        <w:t>The inverse transformation from the wind frame</w:t>
      </w:r>
      <w:r w:rsidRPr="00135DC9">
        <w:rPr>
          <w:position w:val="-14"/>
        </w:rPr>
        <w:object w:dxaOrig="420" w:dyaOrig="400">
          <v:shape id="_x0000_i1185" type="#_x0000_t75" style="width:21.45pt;height:19.25pt" o:ole="">
            <v:imagedata r:id="rId290" o:title=""/>
          </v:shape>
          <o:OLEObject Type="Embed" ProgID="Equation.DSMT4" ShapeID="_x0000_i1185" DrawAspect="Content" ObjectID="_1404112070" r:id="rId294"/>
        </w:object>
      </w:r>
      <w:r>
        <w:t xml:space="preserve"> to </w:t>
      </w:r>
      <w:r w:rsidR="00FE560A">
        <w:t xml:space="preserve">the </w:t>
      </w:r>
      <w:r>
        <w:t>body fixed frame</w:t>
      </w:r>
      <w:r w:rsidRPr="00135DC9">
        <w:rPr>
          <w:position w:val="-14"/>
        </w:rPr>
        <w:object w:dxaOrig="380" w:dyaOrig="400">
          <v:shape id="_x0000_i1186" type="#_x0000_t75" style="width:18.7pt;height:19.25pt" o:ole="">
            <v:imagedata r:id="rId201" o:title=""/>
          </v:shape>
          <o:OLEObject Type="Embed" ProgID="Equation.DSMT4" ShapeID="_x0000_i1186" DrawAspect="Content" ObjectID="_1404112071" r:id="rId295"/>
        </w:object>
      </w:r>
      <w:r>
        <w:t xml:space="preserve"> is </w:t>
      </w:r>
      <w:r w:rsidR="00FE560A">
        <w:t xml:space="preserve">the transpose </w:t>
      </w:r>
      <w:r w:rsidR="00176B40">
        <w:t>of</w:t>
      </w:r>
      <w:r w:rsidR="00411592">
        <w:fldChar w:fldCharType="begin"/>
      </w:r>
      <w:r w:rsidR="00FE560A">
        <w:instrText xml:space="preserve"> GOTOBUTTON ZEqnNum847543  \* MERGEFORMAT </w:instrText>
      </w:r>
      <w:r w:rsidR="00411592">
        <w:fldChar w:fldCharType="begin"/>
      </w:r>
      <w:r w:rsidR="0057266A">
        <w:instrText xml:space="preserve"> REF ZEqnNum847543 \* Charformat \! \* MERGEFORMAT </w:instrText>
      </w:r>
      <w:r w:rsidR="00411592">
        <w:fldChar w:fldCharType="separate"/>
      </w:r>
      <w:r w:rsidR="00077199">
        <w:instrText>(1.16)</w:instrText>
      </w:r>
      <w:r w:rsidR="00411592">
        <w:fldChar w:fldCharType="end"/>
      </w:r>
      <w:r w:rsidR="00411592">
        <w:fldChar w:fldCharType="end"/>
      </w:r>
      <w:proofErr w:type="gramStart"/>
      <w:r w:rsidR="00FE560A">
        <w:t>:</w:t>
      </w:r>
      <w:r w:rsidR="00FE560A" w:rsidRPr="00FE560A">
        <w:rPr>
          <w:position w:val="-16"/>
        </w:rPr>
        <w:object w:dxaOrig="1140" w:dyaOrig="480">
          <v:shape id="_x0000_i1187" type="#_x0000_t75" style="width:57.15pt;height:23.65pt" o:ole="">
            <v:imagedata r:id="rId296" o:title=""/>
          </v:shape>
          <o:OLEObject Type="Embed" ProgID="Equation.DSMT4" ShapeID="_x0000_i1187" DrawAspect="Content" ObjectID="_1404112072" r:id="rId297"/>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velocity vector </w:t>
      </w:r>
      <w:r w:rsidR="00482133" w:rsidRPr="00C4063D">
        <w:rPr>
          <w:position w:val="-12"/>
        </w:rPr>
        <w:object w:dxaOrig="320" w:dyaOrig="360">
          <v:shape id="_x0000_i1188" type="#_x0000_t75" style="width:15.4pt;height:18.7pt" o:ole="">
            <v:imagedata r:id="rId252" o:title=""/>
          </v:shape>
          <o:OLEObject Type="Embed" ProgID="Equation.DSMT4" ShapeID="_x0000_i1188" DrawAspect="Content" ObjectID="_1404112073" r:id="rId298"/>
        </w:object>
      </w:r>
      <w:r w:rsidR="00482133">
        <w:t>defined with respect to the air and the ground speed</w:t>
      </w:r>
      <w:r w:rsidR="00482133" w:rsidRPr="00482133">
        <w:rPr>
          <w:position w:val="-14"/>
        </w:rPr>
        <w:object w:dxaOrig="320" w:dyaOrig="380">
          <v:shape id="_x0000_i1189" type="#_x0000_t75" style="width:15.4pt;height:18.7pt" o:ole="">
            <v:imagedata r:id="rId299" o:title=""/>
          </v:shape>
          <o:OLEObject Type="Embed" ProgID="Equation.DSMT4" ShapeID="_x0000_i1189" DrawAspect="Content" ObjectID="_1404112074" r:id="rId300"/>
        </w:object>
      </w:r>
      <w:r w:rsidR="00482133">
        <w:t>, represented with respect to the LTP frame.</w:t>
      </w:r>
      <w:r w:rsidR="00BB2AD7">
        <w:t xml:space="preserve"> Consider the graphical representation of the relation between these vectors in </w:t>
      </w:r>
      <w:r w:rsidR="00411592">
        <w:fldChar w:fldCharType="begin"/>
      </w:r>
      <w:r w:rsidR="00BB2AD7">
        <w:instrText xml:space="preserve"> REF _Ref321939676 \h </w:instrText>
      </w:r>
      <w:r w:rsidR="00411592">
        <w:fldChar w:fldCharType="separate"/>
      </w:r>
      <w:r w:rsidR="00077199" w:rsidRPr="00532E81">
        <w:t xml:space="preserve">Figure </w:t>
      </w:r>
      <w:r w:rsidR="00077199">
        <w:rPr>
          <w:noProof/>
        </w:rPr>
        <w:t>7</w:t>
      </w:r>
      <w:r w:rsidR="00411592">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90" type="#_x0000_t75" style="width:65.95pt;height:18.7pt" o:ole="">
            <v:imagedata r:id="rId301" o:title=""/>
          </v:shape>
          <o:OLEObject Type="Embed" ProgID="Equation.DSMT4" ShapeID="_x0000_i1190" DrawAspect="Content" ObjectID="_1404112075" r:id="rId302"/>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169"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9"/>
      <w:r w:rsidR="00411592">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91" type="#_x0000_t75" style="width:17.05pt;height:18.7pt" o:ole="">
            <v:imagedata r:id="rId303" o:title=""/>
          </v:shape>
          <o:OLEObject Type="Embed" ProgID="Equation.DSMT4" ShapeID="_x0000_i1191" DrawAspect="Content" ObjectID="_1404112076" r:id="rId304"/>
        </w:object>
      </w:r>
      <w:r>
        <w:t xml:space="preserve">is the wind velocity defined in the LTP frame. </w:t>
      </w:r>
    </w:p>
    <w:p w:rsidR="00BB2AD7" w:rsidRDefault="002F7A3C" w:rsidP="00BB2AD7">
      <w:pPr>
        <w:keepNext/>
        <w:jc w:val="center"/>
      </w:pPr>
      <w:r>
        <w:rPr>
          <w:noProof/>
          <w:lang w:eastAsia="en-US"/>
        </w:rPr>
        <w:lastRenderedPageBreak/>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305"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0" w:name="_Ref321939676"/>
      <w:proofErr w:type="gramStart"/>
      <w:r w:rsidRPr="00532E81">
        <w:rPr>
          <w:sz w:val="24"/>
          <w:szCs w:val="24"/>
        </w:rPr>
        <w:t xml:space="preserve">Figure </w:t>
      </w:r>
      <w:r w:rsidR="00411592" w:rsidRPr="00532E81">
        <w:rPr>
          <w:sz w:val="24"/>
          <w:szCs w:val="24"/>
        </w:rPr>
        <w:fldChar w:fldCharType="begin"/>
      </w:r>
      <w:r w:rsidR="00C74EB5" w:rsidRPr="00532E81">
        <w:rPr>
          <w:sz w:val="24"/>
          <w:szCs w:val="24"/>
        </w:rPr>
        <w:instrText xml:space="preserve"> SEQ Figure \* ARABIC </w:instrText>
      </w:r>
      <w:r w:rsidR="00411592" w:rsidRPr="00532E81">
        <w:rPr>
          <w:sz w:val="24"/>
          <w:szCs w:val="24"/>
        </w:rPr>
        <w:fldChar w:fldCharType="separate"/>
      </w:r>
      <w:r w:rsidR="00077199">
        <w:rPr>
          <w:noProof/>
          <w:sz w:val="24"/>
          <w:szCs w:val="24"/>
        </w:rPr>
        <w:t>7</w:t>
      </w:r>
      <w:r w:rsidR="00411592" w:rsidRPr="00532E81">
        <w:rPr>
          <w:sz w:val="24"/>
          <w:szCs w:val="24"/>
        </w:rPr>
        <w:fldChar w:fldCharType="end"/>
      </w:r>
      <w:bookmarkEnd w:id="170"/>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192" type="#_x0000_t75" style="width:18.7pt;height:19.25pt" o:ole="">
            <v:imagedata r:id="rId201" o:title=""/>
          </v:shape>
          <o:OLEObject Type="Embed" ProgID="Equation.DSMT4" ShapeID="_x0000_i1192" DrawAspect="Content" ObjectID="_1404112077" r:id="rId306"/>
        </w:object>
      </w:r>
      <w:r w:rsidR="008C5D77">
        <w:t xml:space="preserve">. Let the UAV velocity in </w:t>
      </w:r>
      <w:r w:rsidR="00B3518B">
        <w:t xml:space="preserve">the </w:t>
      </w:r>
      <w:r w:rsidR="008C5D77">
        <w:t xml:space="preserve">LTP frame expressed in </w:t>
      </w:r>
      <w:r w:rsidR="00B3518B">
        <w:t xml:space="preserve">the </w:t>
      </w:r>
      <w:r w:rsidR="008C5D77">
        <w:t>body frame be</w:t>
      </w:r>
      <w:r w:rsidR="008C5D77" w:rsidRPr="008C5D77">
        <w:rPr>
          <w:position w:val="-14"/>
        </w:rPr>
        <w:object w:dxaOrig="1420" w:dyaOrig="400">
          <v:shape id="_x0000_i1193" type="#_x0000_t75" style="width:69.8pt;height:19.8pt" o:ole="">
            <v:imagedata r:id="rId307" o:title=""/>
          </v:shape>
          <o:OLEObject Type="Embed" ProgID="Equation.DSMT4" ShapeID="_x0000_i1193" DrawAspect="Content" ObjectID="_1404112078" r:id="rId308"/>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8C5D77" w:rsidRPr="008C5D77">
        <w:rPr>
          <w:position w:val="-12"/>
        </w:rPr>
        <w:object w:dxaOrig="1760" w:dyaOrig="380">
          <v:shape id="_x0000_i1194" type="#_x0000_t75" style="width:87.4pt;height:18.7pt" o:ole="">
            <v:imagedata r:id="rId309" o:title=""/>
          </v:shape>
          <o:OLEObject Type="Embed" ProgID="Equation.DSMT4" ShapeID="_x0000_i1194" DrawAspect="Content" ObjectID="_1404112079" r:id="rId310"/>
        </w:object>
      </w:r>
      <w:r w:rsidR="008C5D77">
        <w:t xml:space="preserve">. Observe, that </w:t>
      </w:r>
      <w:r w:rsidR="008C5D77" w:rsidRPr="00C4063D">
        <w:rPr>
          <w:position w:val="-12"/>
        </w:rPr>
        <w:object w:dxaOrig="320" w:dyaOrig="360">
          <v:shape id="_x0000_i1195" type="#_x0000_t75" style="width:15.4pt;height:18.7pt" o:ole="">
            <v:imagedata r:id="rId252" o:title=""/>
          </v:shape>
          <o:OLEObject Type="Embed" ProgID="Equation.DSMT4" ShapeID="_x0000_i1195" DrawAspect="Content" ObjectID="_1404112080" r:id="rId311"/>
        </w:object>
      </w:r>
      <w:r w:rsidR="008C5D77">
        <w:t xml:space="preserve"> defined in </w:t>
      </w:r>
      <w:r w:rsidR="008C5D77" w:rsidRPr="00135DC9">
        <w:rPr>
          <w:position w:val="-14"/>
        </w:rPr>
        <w:object w:dxaOrig="420" w:dyaOrig="400">
          <v:shape id="_x0000_i1196" type="#_x0000_t75" style="width:21.45pt;height:19.25pt" o:ole="">
            <v:imagedata r:id="rId290" o:title=""/>
          </v:shape>
          <o:OLEObject Type="Embed" ProgID="Equation.DSMT4" ShapeID="_x0000_i1196" DrawAspect="Content" ObjectID="_1404112081" r:id="rId312"/>
        </w:object>
      </w:r>
      <w:r w:rsidR="008C5D77">
        <w:t xml:space="preserve">frame can be expressed </w:t>
      </w:r>
      <w:r w:rsidR="00B467F8">
        <w:t>as</w:t>
      </w:r>
      <w:r w:rsidR="00B467F8" w:rsidRPr="00B467F8">
        <w:rPr>
          <w:position w:val="-12"/>
        </w:rPr>
        <w:object w:dxaOrig="1480" w:dyaOrig="380">
          <v:shape id="_x0000_i1197" type="#_x0000_t75" style="width:74.2pt;height:18.7pt" o:ole="">
            <v:imagedata r:id="rId313" o:title=""/>
          </v:shape>
          <o:OLEObject Type="Embed" ProgID="Equation.DSMT4" ShapeID="_x0000_i1197" DrawAspect="Content" ObjectID="_1404112082" r:id="rId314"/>
        </w:object>
      </w:r>
      <w:r w:rsidR="0026637E">
        <w:t xml:space="preserve">and let </w:t>
      </w:r>
      <w:r w:rsidR="0026637E" w:rsidRPr="00B467F8">
        <w:rPr>
          <w:position w:val="-12"/>
        </w:rPr>
        <w:object w:dxaOrig="1760" w:dyaOrig="380">
          <v:shape id="_x0000_i1198" type="#_x0000_t75" style="width:87.4pt;height:18.7pt" o:ole="">
            <v:imagedata r:id="rId315" o:title=""/>
          </v:shape>
          <o:OLEObject Type="Embed" ProgID="Equation.DSMT4" ShapeID="_x0000_i1198" DrawAspect="Content" ObjectID="_1404112083" r:id="rId316"/>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411592">
        <w:fldChar w:fldCharType="begin"/>
      </w:r>
      <w:r w:rsidR="00B76D32">
        <w:instrText xml:space="preserve"> GOTOBUTTON ZEqnNum343357  \* MERGEFORMAT </w:instrText>
      </w:r>
      <w:r w:rsidR="00411592">
        <w:fldChar w:fldCharType="begin"/>
      </w:r>
      <w:r w:rsidR="0057266A">
        <w:instrText xml:space="preserve"> REF ZEqnNum343357 \* Charformat \! \* MERGEFORMAT </w:instrText>
      </w:r>
      <w:r w:rsidR="00411592">
        <w:fldChar w:fldCharType="separate"/>
      </w:r>
      <w:r w:rsidR="00077199">
        <w:instrText>(1.17)</w:instrText>
      </w:r>
      <w:r w:rsidR="00411592">
        <w:fldChar w:fldCharType="end"/>
      </w:r>
      <w:r w:rsidR="00411592">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B3518B" w:rsidRPr="00B76D32">
        <w:rPr>
          <w:position w:val="-162"/>
        </w:rPr>
        <w:object w:dxaOrig="6280" w:dyaOrig="3360">
          <v:shape id="_x0000_i1199" type="#_x0000_t75" style="width:313.85pt;height:167.65pt" o:ole="">
            <v:imagedata r:id="rId317" o:title=""/>
          </v:shape>
          <o:OLEObject Type="Embed" ProgID="Equation.DSMT4" ShapeID="_x0000_i1199" DrawAspect="Content" ObjectID="_1404112084" r:id="rId318"/>
        </w:object>
      </w:r>
      <w:r w:rsidR="00B3518B">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411592">
        <w:fldChar w:fldCharType="end"/>
      </w:r>
    </w:p>
    <w:p w:rsidR="00DF261B" w:rsidRDefault="00B76D32" w:rsidP="00844AF0">
      <w:r>
        <w:t xml:space="preserve">This last equation relates the airspeed components of </w:t>
      </w:r>
      <w:r w:rsidRPr="00C4063D">
        <w:rPr>
          <w:position w:val="-12"/>
        </w:rPr>
        <w:object w:dxaOrig="320" w:dyaOrig="360">
          <v:shape id="_x0000_i1200" type="#_x0000_t75" style="width:15.4pt;height:18.7pt" o:ole="">
            <v:imagedata r:id="rId252" o:title=""/>
          </v:shape>
          <o:OLEObject Type="Embed" ProgID="Equation.DSMT4" ShapeID="_x0000_i1200" DrawAspect="Content" ObjectID="_1404112085" r:id="rId319"/>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01" type="#_x0000_t75" style="width:12.65pt;height:18.7pt" o:ole="">
            <v:imagedata r:id="rId320" o:title=""/>
          </v:shape>
          <o:OLEObject Type="Embed" ProgID="Equation.DSMT4" ShapeID="_x0000_i1201" DrawAspect="Content" ObjectID="_1404112086" r:id="rId321"/>
        </w:object>
      </w:r>
      <w:r w:rsidR="00DF261B">
        <w:t xml:space="preserve">and the </w:t>
      </w:r>
      <w:r w:rsidR="00DF261B" w:rsidRPr="00DF261B">
        <w:rPr>
          <w:position w:val="-10"/>
        </w:rPr>
        <w:object w:dxaOrig="499" w:dyaOrig="320">
          <v:shape id="_x0000_i1202" type="#_x0000_t75" style="width:25.3pt;height:15.4pt" o:ole="">
            <v:imagedata r:id="rId322" o:title=""/>
          </v:shape>
          <o:OLEObject Type="Embed" ProgID="Equation.DSMT4" ShapeID="_x0000_i1202" DrawAspect="Content" ObjectID="_1404112087" r:id="rId323"/>
        </w:object>
      </w:r>
      <w:r w:rsidR="00DF261B">
        <w:t xml:space="preserve"> angles. </w:t>
      </w:r>
    </w:p>
    <w:p w:rsidR="00DF261B" w:rsidRDefault="00FB7867" w:rsidP="00FB7867">
      <w:pPr>
        <w:pStyle w:val="MTDisplayEquation"/>
        <w:rPr>
          <w:ins w:id="171" w:author="Lenovo User" w:date="2012-07-10T16:54:00Z"/>
        </w:rPr>
      </w:pPr>
      <w:r>
        <w:tab/>
      </w:r>
      <w:r w:rsidRPr="00FB7867">
        <w:rPr>
          <w:position w:val="-110"/>
        </w:rPr>
        <w:object w:dxaOrig="2480" w:dyaOrig="1980">
          <v:shape id="_x0000_i1203" type="#_x0000_t75" style="width:124.2pt;height:98.95pt" o:ole="">
            <v:imagedata r:id="rId324" o:title=""/>
          </v:shape>
          <o:OLEObject Type="Embed" ProgID="Equation.DSMT4" ShapeID="_x0000_i1203" DrawAspect="Content" ObjectID="_1404112088" r:id="rId325"/>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411592">
        <w:fldChar w:fldCharType="end"/>
      </w:r>
    </w:p>
    <w:p w:rsidR="00000000" w:rsidRDefault="00AF2571">
      <w:pPr>
        <w:pPrChange w:id="172" w:author="Lenovo User" w:date="2012-07-10T16:54:00Z">
          <w:pPr>
            <w:pStyle w:val="MTDisplayEquation"/>
          </w:pPr>
        </w:pPrChange>
      </w:pPr>
      <w:ins w:id="173" w:author="Lenovo User" w:date="2012-07-10T16:54:00Z">
        <w:r>
          <w:t xml:space="preserve">What is </w:t>
        </w:r>
        <w:proofErr w:type="gramStart"/>
        <w:r w:rsidR="00411592" w:rsidRPr="00411592">
          <w:rPr>
            <w:i/>
            <w:rPrChange w:id="174" w:author="Lenovo User" w:date="2012-07-10T16:54:00Z">
              <w:rPr/>
            </w:rPrChange>
          </w:rPr>
          <w:t>a</w:t>
        </w:r>
        <w:proofErr w:type="gramEnd"/>
        <w:r>
          <w:t xml:space="preserve"> in 1.19?</w:t>
        </w:r>
      </w:ins>
    </w:p>
    <w:p w:rsidR="00E4264E" w:rsidRDefault="00AD77E2" w:rsidP="00E4264E">
      <w:pPr>
        <w:pStyle w:val="Heading4"/>
      </w:pPr>
      <w:proofErr w:type="gramStart"/>
      <w:r>
        <w:lastRenderedPageBreak/>
        <w:t>Generalized Motion</w:t>
      </w:r>
      <w:r w:rsidR="00E2265F">
        <w:t>.</w:t>
      </w:r>
      <w:proofErr w:type="gramEnd"/>
    </w:p>
    <w:p w:rsidR="00E2265F" w:rsidRDefault="00E2265F" w:rsidP="00E2265F">
      <w:r>
        <w:t>In the development of dynamic equations of motion</w:t>
      </w:r>
      <w:r w:rsidR="00E756DA">
        <w:t>,</w:t>
      </w:r>
      <w:r>
        <w:t xml:space="preserve">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application to the UAV kinematics</w:t>
      </w:r>
      <w:r w:rsidR="00E756DA">
        <w:t>,</w:t>
      </w:r>
      <w:r>
        <w:t xml:space="preserve">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204" type="#_x0000_t75" style="width:12.65pt;height:18.7pt" o:ole="">
            <v:imagedata r:id="rId326" o:title=""/>
          </v:shape>
          <o:OLEObject Type="Embed" ProgID="Equation.DSMT4" ShapeID="_x0000_i1204" DrawAspect="Content" ObjectID="_1404112089" r:id="rId327"/>
        </w:object>
      </w:r>
      <w:r>
        <w:t>} and {</w:t>
      </w:r>
      <w:r w:rsidRPr="00E2265F">
        <w:rPr>
          <w:position w:val="-12"/>
        </w:rPr>
        <w:object w:dxaOrig="279" w:dyaOrig="360">
          <v:shape id="_x0000_i1205" type="#_x0000_t75" style="width:13.75pt;height:18.7pt" o:ole="">
            <v:imagedata r:id="rId328" o:title=""/>
          </v:shape>
          <o:OLEObject Type="Embed" ProgID="Equation.DSMT4" ShapeID="_x0000_i1205" DrawAspect="Content" ObjectID="_1404112090" r:id="rId329"/>
        </w:object>
      </w:r>
      <w:r>
        <w:t>}</w:t>
      </w:r>
      <w:r w:rsidR="00D10AFD">
        <w:t>,</w:t>
      </w:r>
      <w:r>
        <w:t xml:space="preserve"> where </w:t>
      </w:r>
      <w:r w:rsidRPr="00E2265F">
        <w:rPr>
          <w:position w:val="-6"/>
        </w:rPr>
        <w:object w:dxaOrig="139" w:dyaOrig="260">
          <v:shape id="_x0000_i1206" type="#_x0000_t75" style="width:6.05pt;height:12.65pt" o:ole="">
            <v:imagedata r:id="rId330" o:title=""/>
          </v:shape>
          <o:OLEObject Type="Embed" ProgID="Equation.DSMT4" ShapeID="_x0000_i1206" DrawAspect="Content" ObjectID="_1404112091" r:id="rId331"/>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207" type="#_x0000_t75" style="width:8.8pt;height:9.9pt" o:ole="">
            <v:imagedata r:id="rId332" o:title=""/>
          </v:shape>
          <o:OLEObject Type="Embed" ProgID="Equation.DSMT4" ShapeID="_x0000_i1207" DrawAspect="Content" ObjectID="_1404112092" r:id="rId333"/>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8" type="#_x0000_t75" style="width:11pt;height:18.7pt" o:ole="">
            <v:imagedata r:id="rId334" o:title=""/>
          </v:shape>
          <o:OLEObject Type="Embed" ProgID="Equation.DSMT4" ShapeID="_x0000_i1208" DrawAspect="Content" ObjectID="_1404112093" r:id="rId335"/>
        </w:object>
      </w:r>
      <w:r w:rsidR="00654814">
        <w:t>defined in {</w:t>
      </w:r>
      <w:r w:rsidR="00654814" w:rsidRPr="00E2265F">
        <w:rPr>
          <w:position w:val="-12"/>
        </w:rPr>
        <w:object w:dxaOrig="279" w:dyaOrig="360">
          <v:shape id="_x0000_i1209" type="#_x0000_t75" style="width:13.75pt;height:18.7pt" o:ole="">
            <v:imagedata r:id="rId328" o:title=""/>
          </v:shape>
          <o:OLEObject Type="Embed" ProgID="Equation.DSMT4" ShapeID="_x0000_i1209" DrawAspect="Content" ObjectID="_1404112094" r:id="rId336"/>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10" type="#_x0000_t75" style="width:12.65pt;height:18.7pt" o:ole="">
            <v:imagedata r:id="rId326" o:title=""/>
          </v:shape>
          <o:OLEObject Type="Embed" ProgID="Equation.DSMT4" ShapeID="_x0000_i1210" DrawAspect="Content" ObjectID="_1404112095" r:id="rId337"/>
        </w:object>
      </w:r>
      <w:r w:rsidR="00702A58">
        <w:t>} with angular speed</w:t>
      </w:r>
      <w:r w:rsidR="00702A58" w:rsidRPr="00702A58">
        <w:rPr>
          <w:position w:val="-6"/>
        </w:rPr>
        <w:object w:dxaOrig="240" w:dyaOrig="220">
          <v:shape id="_x0000_i1211" type="#_x0000_t75" style="width:12.1pt;height:11pt" o:ole="">
            <v:imagedata r:id="rId338" o:title=""/>
          </v:shape>
          <o:OLEObject Type="Embed" ProgID="Equation.DSMT4" ShapeID="_x0000_i1211" DrawAspect="Content" ObjectID="_1404112096" r:id="rId339"/>
        </w:object>
      </w:r>
      <w:r w:rsidR="00654814">
        <w:t>, see</w:t>
      </w:r>
      <w:r w:rsidR="00AA0F08">
        <w:t xml:space="preserve"> </w:t>
      </w:r>
      <w:r w:rsidR="00411592">
        <w:fldChar w:fldCharType="begin"/>
      </w:r>
      <w:r w:rsidR="00AA0F08">
        <w:instrText xml:space="preserve"> REF _Ref322021979 \h </w:instrText>
      </w:r>
      <w:r w:rsidR="00411592">
        <w:fldChar w:fldCharType="separate"/>
      </w:r>
      <w:r w:rsidR="00077199" w:rsidRPr="00532E81">
        <w:t xml:space="preserve">Figure </w:t>
      </w:r>
      <w:r w:rsidR="00077199">
        <w:rPr>
          <w:noProof/>
        </w:rPr>
        <w:t>8</w:t>
      </w:r>
      <w:r w:rsidR="00411592">
        <w:fldChar w:fldCharType="end"/>
      </w:r>
      <w:r w:rsidR="00654814">
        <w:t>.</w:t>
      </w:r>
      <w:r w:rsidR="00D323AE">
        <w:t xml:space="preserve"> </w:t>
      </w:r>
      <w:r w:rsidR="00AD754C">
        <w:t xml:space="preserve"> </w:t>
      </w:r>
      <w:r w:rsidR="00D323AE">
        <w:t>Denote the DCM transformation from {</w:t>
      </w:r>
      <w:r w:rsidR="00D323AE" w:rsidRPr="00E2265F">
        <w:rPr>
          <w:position w:val="-12"/>
        </w:rPr>
        <w:object w:dxaOrig="279" w:dyaOrig="360">
          <v:shape id="_x0000_i1212" type="#_x0000_t75" style="width:13.75pt;height:18.7pt" o:ole="">
            <v:imagedata r:id="rId328" o:title=""/>
          </v:shape>
          <o:OLEObject Type="Embed" ProgID="Equation.DSMT4" ShapeID="_x0000_i1212" DrawAspect="Content" ObjectID="_1404112097" r:id="rId340"/>
        </w:object>
      </w:r>
      <w:r w:rsidR="00D323AE">
        <w:t>} to {</w:t>
      </w:r>
      <w:r w:rsidR="00D323AE" w:rsidRPr="00E2265F">
        <w:rPr>
          <w:position w:val="-12"/>
        </w:rPr>
        <w:object w:dxaOrig="260" w:dyaOrig="360">
          <v:shape id="_x0000_i1213" type="#_x0000_t75" style="width:12.65pt;height:18.7pt" o:ole="">
            <v:imagedata r:id="rId326" o:title=""/>
          </v:shape>
          <o:OLEObject Type="Embed" ProgID="Equation.DSMT4" ShapeID="_x0000_i1213" DrawAspect="Content" ObjectID="_1404112098" r:id="rId341"/>
        </w:object>
      </w:r>
      <w:r w:rsidR="00D323AE">
        <w:t xml:space="preserve">} </w:t>
      </w:r>
      <w:r w:rsidR="00D10AFD">
        <w:t>as</w:t>
      </w:r>
      <w:r w:rsidR="00D323AE" w:rsidRPr="00D323AE">
        <w:rPr>
          <w:position w:val="-4"/>
        </w:rPr>
        <w:object w:dxaOrig="240" w:dyaOrig="260">
          <v:shape id="_x0000_i1214" type="#_x0000_t75" style="width:12.1pt;height:12.65pt" o:ole="">
            <v:imagedata r:id="rId342" o:title=""/>
          </v:shape>
          <o:OLEObject Type="Embed" ProgID="Equation.DSMT4" ShapeID="_x0000_i1214" DrawAspect="Content" ObjectID="_1404112099" r:id="rId343"/>
        </w:object>
      </w:r>
      <w:r w:rsidR="00D323AE">
        <w:t>.</w:t>
      </w:r>
    </w:p>
    <w:p w:rsidR="00AA0F08" w:rsidRDefault="00AA0F08" w:rsidP="00AA0F08">
      <w:pPr>
        <w:pStyle w:val="MTDisplayEquation"/>
      </w:pPr>
      <w:r>
        <w:tab/>
      </w:r>
      <w:r w:rsidR="00D323AE" w:rsidRPr="00AA0F08">
        <w:rPr>
          <w:position w:val="-12"/>
        </w:rPr>
        <w:object w:dxaOrig="780" w:dyaOrig="360">
          <v:shape id="_x0000_i1215" type="#_x0000_t75" style="width:39.55pt;height:18.7pt" o:ole="">
            <v:imagedata r:id="rId344" o:title=""/>
          </v:shape>
          <o:OLEObject Type="Embed" ProgID="Equation.DSMT4" ShapeID="_x0000_i1215" DrawAspect="Content" ObjectID="_1404112100" r:id="rId345"/>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00AD754C" w:rsidRPr="00D323AE">
        <w:rPr>
          <w:position w:val="-12"/>
        </w:rPr>
        <w:object w:dxaOrig="3580" w:dyaOrig="380">
          <v:shape id="_x0000_i1216" type="#_x0000_t75" style="width:178.65pt;height:18.7pt" o:ole="">
            <v:imagedata r:id="rId346" o:title=""/>
          </v:shape>
          <o:OLEObject Type="Embed" ProgID="Equation.DSMT4" ShapeID="_x0000_i1216" DrawAspect="Content" ObjectID="_1404112101" r:id="rId347"/>
        </w:object>
      </w:r>
      <w:r w:rsidR="00AD754C">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175"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75"/>
      <w:r w:rsidR="00411592">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17" type="#_x0000_t75" style="width:11pt;height:18.7pt" o:ole="">
            <v:imagedata r:id="rId334" o:title=""/>
          </v:shape>
          <o:OLEObject Type="Embed" ProgID="Equation.DSMT4" ShapeID="_x0000_i1217" DrawAspect="Content" ObjectID="_1404112102" r:id="rId348"/>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49"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76" w:name="_Ref322021979"/>
      <w:proofErr w:type="gramStart"/>
      <w:r w:rsidRPr="00532E81">
        <w:rPr>
          <w:sz w:val="24"/>
          <w:szCs w:val="24"/>
        </w:rPr>
        <w:t xml:space="preserve">Figure </w:t>
      </w:r>
      <w:r w:rsidR="00411592" w:rsidRPr="00532E81">
        <w:rPr>
          <w:sz w:val="24"/>
          <w:szCs w:val="24"/>
        </w:rPr>
        <w:fldChar w:fldCharType="begin"/>
      </w:r>
      <w:r w:rsidR="00C74EB5" w:rsidRPr="00532E81">
        <w:rPr>
          <w:sz w:val="24"/>
          <w:szCs w:val="24"/>
        </w:rPr>
        <w:instrText xml:space="preserve"> SEQ Figure \* ARABIC </w:instrText>
      </w:r>
      <w:r w:rsidR="00411592" w:rsidRPr="00532E81">
        <w:rPr>
          <w:sz w:val="24"/>
          <w:szCs w:val="24"/>
        </w:rPr>
        <w:fldChar w:fldCharType="separate"/>
      </w:r>
      <w:r w:rsidR="00077199">
        <w:rPr>
          <w:noProof/>
          <w:sz w:val="24"/>
          <w:szCs w:val="24"/>
        </w:rPr>
        <w:t>8</w:t>
      </w:r>
      <w:r w:rsidR="00411592" w:rsidRPr="00532E81">
        <w:rPr>
          <w:sz w:val="24"/>
          <w:szCs w:val="24"/>
        </w:rPr>
        <w:fldChar w:fldCharType="end"/>
      </w:r>
      <w:bookmarkEnd w:id="176"/>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8" type="#_x0000_t75" style="width:8.8pt;height:9.9pt" o:ole="">
            <v:imagedata r:id="rId350" o:title=""/>
          </v:shape>
          <o:OLEObject Type="Embed" ProgID="Equation.DSMT4" ShapeID="_x0000_i1218" DrawAspect="Content" ObjectID="_1404112103" r:id="rId351"/>
        </w:object>
      </w:r>
      <w:r>
        <w:t>defined in {</w:t>
      </w:r>
      <w:r w:rsidRPr="00E2265F">
        <w:rPr>
          <w:position w:val="-12"/>
        </w:rPr>
        <w:object w:dxaOrig="279" w:dyaOrig="360">
          <v:shape id="_x0000_i1219" type="#_x0000_t75" style="width:13.75pt;height:18.7pt" o:ole="">
            <v:imagedata r:id="rId328" o:title=""/>
          </v:shape>
          <o:OLEObject Type="Embed" ProgID="Equation.DSMT4" ShapeID="_x0000_i1219" DrawAspect="Content" ObjectID="_1404112104" r:id="rId352"/>
        </w:object>
      </w:r>
      <w:r>
        <w:t>}. Defining the vector in terms of its components in both frames and taking its time derivative in the inertial frame results</w:t>
      </w:r>
      <w:r w:rsidR="00AD754C">
        <w:t xml:space="preserve"> in</w:t>
      </w:r>
    </w:p>
    <w:p w:rsidR="00702A58" w:rsidRDefault="00702A58" w:rsidP="00702A58">
      <w:pPr>
        <w:pStyle w:val="MTDisplayEquation"/>
      </w:pPr>
      <w:r>
        <w:tab/>
      </w:r>
      <w:r w:rsidR="00876F93" w:rsidRPr="00876F93">
        <w:rPr>
          <w:position w:val="-14"/>
        </w:rPr>
        <w:object w:dxaOrig="3420" w:dyaOrig="380">
          <v:shape id="_x0000_i1220" type="#_x0000_t75" style="width:170.95pt;height:18.7pt" o:ole="">
            <v:imagedata r:id="rId353" o:title=""/>
          </v:shape>
          <o:OLEObject Type="Embed" ProgID="Equation.DSMT4" ShapeID="_x0000_i1220" DrawAspect="Content" ObjectID="_1404112105" r:id="rId354"/>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tab/>
      </w:r>
      <w:r w:rsidR="00AD754C" w:rsidRPr="00876F93">
        <w:rPr>
          <w:position w:val="-58"/>
        </w:rPr>
        <w:object w:dxaOrig="3700" w:dyaOrig="1280">
          <v:shape id="_x0000_i1221" type="#_x0000_t75" style="width:184.65pt;height:63.75pt" o:ole="">
            <v:imagedata r:id="rId355" o:title=""/>
          </v:shape>
          <o:OLEObject Type="Embed" ProgID="Equation.DSMT4" ShapeID="_x0000_i1221" DrawAspect="Content" ObjectID="_1404112106" r:id="rId356"/>
        </w:object>
      </w:r>
      <w:r w:rsidR="00AD754C">
        <w:t xml:space="preserve">. </w:t>
      </w:r>
    </w:p>
    <w:p w:rsidR="00876F93" w:rsidRDefault="00876F93" w:rsidP="00876F93">
      <w:r>
        <w:t xml:space="preserve">Applying </w:t>
      </w:r>
      <w:del w:id="177" w:author="Lenovo User" w:date="2012-07-10T16:55:00Z">
        <w:r w:rsidDel="00AF2571">
          <w:delText xml:space="preserve">the previously obtained result </w:delText>
        </w:r>
      </w:del>
      <w:r w:rsidR="00411592">
        <w:fldChar w:fldCharType="begin"/>
      </w:r>
      <w:r>
        <w:instrText xml:space="preserve"> GOTOBUTTON ZEqnNum783010  \* MERGEFORMAT </w:instrText>
      </w:r>
      <w:r w:rsidR="00411592">
        <w:fldChar w:fldCharType="begin"/>
      </w:r>
      <w:r w:rsidR="0057266A">
        <w:instrText xml:space="preserve"> REF ZEqnNum783010 \* Charformat \! \* MERGEFORMAT </w:instrText>
      </w:r>
      <w:r w:rsidR="00411592">
        <w:fldChar w:fldCharType="separate"/>
      </w:r>
      <w:r w:rsidR="00077199">
        <w:instrText>(1.20)</w:instrText>
      </w:r>
      <w:r w:rsidR="00411592">
        <w:fldChar w:fldCharType="end"/>
      </w:r>
      <w:r w:rsidR="00411592">
        <w:fldChar w:fldCharType="end"/>
      </w:r>
      <w:r>
        <w:t xml:space="preserve"> allows </w:t>
      </w:r>
      <w:ins w:id="178" w:author="Lenovo User" w:date="2012-07-10T16:56:00Z">
        <w:r w:rsidR="00AF2571">
          <w:t xml:space="preserve">us </w:t>
        </w:r>
      </w:ins>
      <w:r>
        <w:t>to rewrite the last equation as</w:t>
      </w:r>
    </w:p>
    <w:p w:rsidR="00876F93" w:rsidRDefault="00876F93" w:rsidP="00876F93">
      <w:pPr>
        <w:pStyle w:val="MTDisplayEquation"/>
      </w:pPr>
      <w:r>
        <w:tab/>
      </w:r>
      <w:r w:rsidR="00AD754C" w:rsidRPr="00876F93">
        <w:rPr>
          <w:position w:val="-24"/>
        </w:rPr>
        <w:object w:dxaOrig="2659" w:dyaOrig="620">
          <v:shape id="_x0000_i1222" type="#_x0000_t75" style="width:132.45pt;height:30.8pt" o:ole="">
            <v:imagedata r:id="rId357" o:title=""/>
          </v:shape>
          <o:OLEObject Type="Embed" ProgID="Equation.DSMT4" ShapeID="_x0000_i1222" DrawAspect="Content" ObjectID="_1404112107" r:id="rId358"/>
        </w:object>
      </w:r>
      <w:r w:rsidR="00AD754C">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179"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179"/>
      <w:r w:rsidR="00411592">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23" type="#_x0000_t75" style="width:8.8pt;height:9.9pt" o:ole="">
            <v:imagedata r:id="rId350" o:title=""/>
          </v:shape>
          <o:OLEObject Type="Embed" ProgID="Equation.DSMT4" ShapeID="_x0000_i1223" DrawAspect="Content" ObjectID="_1404112108" r:id="rId359"/>
        </w:object>
      </w:r>
      <w:r>
        <w:t xml:space="preserve">in </w:t>
      </w:r>
      <w:r w:rsidR="00AD754C">
        <w:t xml:space="preserve">the </w:t>
      </w:r>
      <w:r>
        <w:t>inertial frame{</w:t>
      </w:r>
      <w:r w:rsidRPr="00E2265F">
        <w:rPr>
          <w:position w:val="-12"/>
        </w:rPr>
        <w:object w:dxaOrig="260" w:dyaOrig="360">
          <v:shape id="_x0000_i1224" type="#_x0000_t75" style="width:12.65pt;height:18.7pt" o:ole="">
            <v:imagedata r:id="rId326" o:title=""/>
          </v:shape>
          <o:OLEObject Type="Embed" ProgID="Equation.DSMT4" ShapeID="_x0000_i1224" DrawAspect="Content" ObjectID="_1404112109" r:id="rId360"/>
        </w:object>
      </w:r>
      <w:r>
        <w:t xml:space="preserve">} in terms of its change </w:t>
      </w:r>
      <w:r w:rsidR="00854354">
        <w:t>(</w:t>
      </w:r>
      <w:r w:rsidR="00854354" w:rsidRPr="00854354">
        <w:rPr>
          <w:position w:val="-12"/>
        </w:rPr>
        <w:object w:dxaOrig="220" w:dyaOrig="360">
          <v:shape id="_x0000_i1225" type="#_x0000_t75" style="width:11pt;height:18.7pt" o:ole="">
            <v:imagedata r:id="rId361" o:title=""/>
          </v:shape>
          <o:OLEObject Type="Embed" ProgID="Equation.DSMT4" ShapeID="_x0000_i1225" DrawAspect="Content" ObjectID="_1404112110" r:id="rId362"/>
        </w:object>
      </w:r>
      <w:r w:rsidR="00854354">
        <w:t xml:space="preserve">) </w:t>
      </w:r>
      <w:r>
        <w:t>calculated in a rotating frame {</w:t>
      </w:r>
      <w:r w:rsidRPr="00E2265F">
        <w:rPr>
          <w:position w:val="-12"/>
        </w:rPr>
        <w:object w:dxaOrig="279" w:dyaOrig="360">
          <v:shape id="_x0000_i1226" type="#_x0000_t75" style="width:13.75pt;height:18.7pt" o:ole="">
            <v:imagedata r:id="rId328" o:title=""/>
          </v:shape>
          <o:OLEObject Type="Embed" ProgID="Equation.DSMT4" ShapeID="_x0000_i1226" DrawAspect="Content" ObjectID="_1404112111" r:id="rId363"/>
        </w:object>
      </w:r>
      <w:r>
        <w:t>} and its relative rotation defined by the angular speed</w:t>
      </w:r>
      <w:r w:rsidRPr="00702A58">
        <w:rPr>
          <w:position w:val="-6"/>
        </w:rPr>
        <w:object w:dxaOrig="240" w:dyaOrig="220">
          <v:shape id="_x0000_i1227" type="#_x0000_t75" style="width:12.1pt;height:11pt" o:ole="">
            <v:imagedata r:id="rId338" o:title=""/>
          </v:shape>
          <o:OLEObject Type="Embed" ProgID="Equation.DSMT4" ShapeID="_x0000_i1227" DrawAspect="Content" ObjectID="_1404112112" r:id="rId364"/>
        </w:object>
      </w:r>
      <w:r>
        <w:t>.</w:t>
      </w:r>
      <w:r w:rsidR="00854354">
        <w:t xml:space="preserve"> The result in </w:t>
      </w:r>
      <w:r w:rsidR="00411592">
        <w:fldChar w:fldCharType="begin"/>
      </w:r>
      <w:r w:rsidR="00854354">
        <w:instrText xml:space="preserve"> GOTOBUTTON ZEqnNum471938  \* MERGEFORMAT </w:instrText>
      </w:r>
      <w:r w:rsidR="00411592">
        <w:fldChar w:fldCharType="begin"/>
      </w:r>
      <w:r w:rsidR="0057266A">
        <w:instrText xml:space="preserve"> REF ZEqnNum471938 \* Charformat \! \* MERGEFORMAT </w:instrText>
      </w:r>
      <w:r w:rsidR="00411592">
        <w:fldChar w:fldCharType="separate"/>
      </w:r>
      <w:r w:rsidR="00077199">
        <w:instrText>(1.21)</w:instrText>
      </w:r>
      <w:r w:rsidR="00411592">
        <w:fldChar w:fldCharType="end"/>
      </w:r>
      <w:r w:rsidR="00411592">
        <w:fldChar w:fldCharType="end"/>
      </w:r>
      <w:r w:rsidR="00854354">
        <w:t xml:space="preserve"> </w:t>
      </w:r>
      <w:del w:id="180" w:author="Lenovo User" w:date="2012-07-10T16:56:00Z">
        <w:r w:rsidR="00854354" w:rsidDel="00AF2571">
          <w:delText xml:space="preserve">formally </w:delText>
        </w:r>
        <w:r w:rsidR="00854354" w:rsidDel="00AF2571">
          <w:lastRenderedPageBreak/>
          <w:delText>represents</w:delText>
        </w:r>
      </w:del>
      <w:ins w:id="181" w:author="Lenovo User" w:date="2012-07-10T16:56:00Z">
        <w:r w:rsidR="00AF2571">
          <w:t xml:space="preserve"> is known as</w:t>
        </w:r>
      </w:ins>
      <w:r w:rsidR="00854354">
        <w:t xml:space="preserve"> the Coriolis theorem. </w:t>
      </w:r>
      <w:r>
        <w:t xml:space="preserve">The second derivative of </w:t>
      </w:r>
      <w:r w:rsidRPr="00AD77E2">
        <w:rPr>
          <w:position w:val="-4"/>
        </w:rPr>
        <w:object w:dxaOrig="180" w:dyaOrig="200">
          <v:shape id="_x0000_i1228" type="#_x0000_t75" style="width:8.8pt;height:9.9pt" o:ole="">
            <v:imagedata r:id="rId350" o:title=""/>
          </v:shape>
          <o:OLEObject Type="Embed" ProgID="Equation.DSMT4" ShapeID="_x0000_i1228" DrawAspect="Content" ObjectID="_1404112113" r:id="rId365"/>
        </w:object>
      </w:r>
      <w:r>
        <w:t xml:space="preserve"> </w:t>
      </w:r>
      <w:r w:rsidR="00854354">
        <w:t>defines</w:t>
      </w:r>
      <w:r>
        <w:t xml:space="preserve"> </w:t>
      </w:r>
      <w:del w:id="182" w:author="Lenovo User" w:date="2012-07-10T16:57:00Z">
        <w:r w:rsidDel="00AF2571">
          <w:delText xml:space="preserve">a generalized expression for </w:delText>
        </w:r>
      </w:del>
      <w:r>
        <w:t xml:space="preserve">the body acceleration and is used in the development of the dynamic equations. </w:t>
      </w:r>
      <w:del w:id="183" w:author="Lenovo User" w:date="2012-07-10T16:57:00Z">
        <w:r w:rsidDel="00AF2571">
          <w:delText>The second derivative</w:delText>
        </w:r>
      </w:del>
      <w:ins w:id="184" w:author="Lenovo User" w:date="2012-07-10T16:57:00Z">
        <w:r w:rsidR="00AF2571">
          <w:t>It</w:t>
        </w:r>
      </w:ins>
      <w:r>
        <w:t xml:space="preser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00AD754C" w:rsidRPr="00854354">
        <w:rPr>
          <w:position w:val="-24"/>
        </w:rPr>
        <w:object w:dxaOrig="7339" w:dyaOrig="620">
          <v:shape id="_x0000_i1229" type="#_x0000_t75" style="width:366.6pt;height:30.8pt" o:ole="">
            <v:imagedata r:id="rId366" o:title=""/>
          </v:shape>
          <o:OLEObject Type="Embed" ProgID="Equation.DSMT4" ShapeID="_x0000_i1229" DrawAspect="Content" ObjectID="_1404112114" r:id="rId367"/>
        </w:object>
      </w:r>
      <w:r w:rsidR="00AD754C">
        <w:t xml:space="preserve">, </w:t>
      </w:r>
    </w:p>
    <w:p w:rsidR="00854354" w:rsidRPr="00854354" w:rsidRDefault="00854354" w:rsidP="00854354">
      <w:pPr>
        <w:pStyle w:val="MTDisplayEquation"/>
      </w:pPr>
      <w:r>
        <w:tab/>
      </w:r>
      <w:r w:rsidR="00AD754C" w:rsidRPr="00854354">
        <w:rPr>
          <w:position w:val="-24"/>
        </w:rPr>
        <w:object w:dxaOrig="6540" w:dyaOrig="620">
          <v:shape id="_x0000_i1230" type="#_x0000_t75" style="width:327pt;height:30.8pt" o:ole="">
            <v:imagedata r:id="rId368" o:title=""/>
          </v:shape>
          <o:OLEObject Type="Embed" ProgID="Equation.DSMT4" ShapeID="_x0000_i1230" DrawAspect="Content" ObjectID="_1404112115" r:id="rId369"/>
        </w:object>
      </w:r>
      <w:r w:rsidR="00AD754C">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185"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185"/>
      <w:r w:rsidR="00411592">
        <w:fldChar w:fldCharType="end"/>
      </w:r>
    </w:p>
    <w:p w:rsidR="00876F93" w:rsidRPr="00876F93" w:rsidRDefault="00C63B91" w:rsidP="00876F93">
      <w:r>
        <w:t>The following chapter heavily relies on the r</w:t>
      </w:r>
      <w:r w:rsidR="00854354">
        <w:t xml:space="preserve">esults in </w:t>
      </w:r>
      <w:r w:rsidR="00411592">
        <w:fldChar w:fldCharType="begin"/>
      </w:r>
      <w:r>
        <w:instrText xml:space="preserve"> GOTOBUTTON ZEqnNum471938  \* MERGEFORMAT </w:instrText>
      </w:r>
      <w:r w:rsidR="00411592">
        <w:fldChar w:fldCharType="begin"/>
      </w:r>
      <w:r w:rsidR="0057266A">
        <w:instrText xml:space="preserve"> REF ZEqnNum471938 \* Charformat \! \* MERGEFORMAT </w:instrText>
      </w:r>
      <w:r w:rsidR="00411592">
        <w:fldChar w:fldCharType="separate"/>
      </w:r>
      <w:r w:rsidR="00077199">
        <w:instrText>(1.21)</w:instrText>
      </w:r>
      <w:r w:rsidR="00411592">
        <w:fldChar w:fldCharType="end"/>
      </w:r>
      <w:r w:rsidR="00411592">
        <w:fldChar w:fldCharType="end"/>
      </w:r>
      <w:r w:rsidR="00854354">
        <w:t xml:space="preserve"> and </w:t>
      </w:r>
      <w:r w:rsidR="00411592">
        <w:fldChar w:fldCharType="begin"/>
      </w:r>
      <w:r>
        <w:instrText xml:space="preserve"> GOTOBUTTON ZEqnNum642085  \* MERGEFORMAT </w:instrText>
      </w:r>
      <w:r w:rsidR="00411592">
        <w:fldChar w:fldCharType="begin"/>
      </w:r>
      <w:r w:rsidR="0057266A">
        <w:instrText xml:space="preserve"> REF ZEqnNum642085 \* Charformat \! \* MERGEFORMAT </w:instrText>
      </w:r>
      <w:r w:rsidR="00411592">
        <w:fldChar w:fldCharType="separate"/>
      </w:r>
      <w:r w:rsidR="00077199">
        <w:instrText>(1.22)</w:instrText>
      </w:r>
      <w:r w:rsidR="00411592">
        <w:fldChar w:fldCharType="end"/>
      </w:r>
      <w:r w:rsidR="00411592">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411592">
            <w:fldChar w:fldCharType="begin"/>
          </w:r>
          <w:r w:rsidR="00E7301A">
            <w:instrText xml:space="preserve"> CITATION Beard_McLain2012 \l 1033 </w:instrText>
          </w:r>
          <w:r w:rsidR="00411592">
            <w:fldChar w:fldCharType="separate"/>
          </w:r>
          <w:r w:rsidR="000E4A83">
            <w:rPr>
              <w:noProof/>
            </w:rPr>
            <w:t>(Beard and McLain 2012)</w:t>
          </w:r>
          <w:r w:rsidR="00411592">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del w:id="186" w:author="Lenovo User" w:date="2012-07-10T16:58:00Z">
        <w:r w:rsidR="00AD754C" w:rsidDel="00AF2571">
          <w:delText>the</w:delText>
        </w:r>
      </w:del>
      <w:ins w:id="187" w:author="Lenovo User" w:date="2012-07-10T16:58:00Z">
        <w:r w:rsidR="00AF2571">
          <w:t xml:space="preserve"> </w:t>
        </w:r>
      </w:ins>
      <w:del w:id="188" w:author="Lenovo User" w:date="2012-07-10T16:58:00Z">
        <w:r w:rsidR="00AD754C" w:rsidDel="00AF2571">
          <w:delText xml:space="preserve"> </w:delText>
        </w:r>
      </w:del>
      <w:ins w:id="189" w:author="Lenovo User" w:date="2012-07-10T16:58:00Z">
        <w:r w:rsidR="00AF2571">
          <w:t xml:space="preserve">Newton’s </w:t>
        </w:r>
      </w:ins>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463A20">
      <w:pPr>
        <w:pStyle w:val="ListParagraph"/>
        <w:numPr>
          <w:ilvl w:val="0"/>
          <w:numId w:val="14"/>
        </w:numPr>
      </w:pPr>
      <w:r>
        <w:t>The mass of the UAV remains constant during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del w:id="190" w:author="Lenovo User" w:date="2012-07-10T16:59:00Z">
        <w:r w:rsidDel="00AF2571">
          <w:delText>An Earth fixed frame can be considered an inertial frame</w:delText>
        </w:r>
      </w:del>
      <w:r>
        <w:t>.</w:t>
      </w:r>
      <w:ins w:id="191" w:author="Lenovo User" w:date="2012-07-10T16:59:00Z">
        <w:r w:rsidR="00AF2571">
          <w:t xml:space="preserve"> Again, why all the previous Intro of {e} and {n}</w:t>
        </w:r>
      </w:ins>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31" type="#_x0000_t75" style="width:6.05pt;height:12.65pt" o:ole="">
            <v:imagedata r:id="rId370" o:title=""/>
          </v:shape>
          <o:OLEObject Type="Embed" ProgID="Equation.DSMT4" ShapeID="_x0000_i1231" DrawAspect="Content" ObjectID="_1404112116" r:id="rId371"/>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32" type="#_x0000_t75" style="width:13.75pt;height:18.7pt" o:ole="">
            <v:imagedata r:id="rId372" o:title=""/>
          </v:shape>
          <o:OLEObject Type="Embed" ProgID="Equation.DSMT4" ShapeID="_x0000_i1232" DrawAspect="Content" ObjectID="_1404112117" r:id="rId373"/>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33" type="#_x0000_t75" style="width:12.1pt;height:18.7pt" o:ole="">
            <v:imagedata r:id="rId374" o:title=""/>
          </v:shape>
          <o:OLEObject Type="Embed" ProgID="Equation.DSMT4" ShapeID="_x0000_i1233" DrawAspect="Content" ObjectID="_1404112118" r:id="rId375"/>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34" type="#_x0000_t75" style="width:14.85pt;height:18.7pt" o:ole="">
            <v:imagedata r:id="rId376" o:title=""/>
          </v:shape>
          <o:OLEObject Type="Embed" ProgID="Equation.DSMT4" ShapeID="_x0000_i1234" DrawAspect="Content" ObjectID="_1404112119" r:id="rId377"/>
        </w:object>
      </w:r>
      <w:r w:rsidR="00B7778D">
        <w:t>. S</w:t>
      </w:r>
      <w:r w:rsidR="00FF5F62">
        <w:t xml:space="preserve">ince the set of </w:t>
      </w:r>
      <w:r w:rsidR="00B92E89" w:rsidRPr="00B92E89">
        <w:rPr>
          <w:position w:val="-6"/>
        </w:rPr>
        <w:object w:dxaOrig="279" w:dyaOrig="279">
          <v:shape id="_x0000_i1235" type="#_x0000_t75" style="width:13.75pt;height:13.75pt" o:ole="">
            <v:imagedata r:id="rId378" o:title=""/>
          </v:shape>
          <o:OLEObject Type="Embed" ProgID="Equation.DSMT4" ShapeID="_x0000_i1235" DrawAspect="Content" ObjectID="_1404112120" r:id="rId379"/>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36" type="#_x0000_t75" style="width:48.9pt;height:33.55pt" o:ole="">
            <v:imagedata r:id="rId380" o:title=""/>
          </v:shape>
          <o:OLEObject Type="Embed" ProgID="Equation.DSMT4" ShapeID="_x0000_i1236" DrawAspect="Content" ObjectID="_1404112121" r:id="rId381"/>
        </w:object>
      </w:r>
      <w:r w:rsidR="00FF5F62">
        <w:t xml:space="preserve"> </w:t>
      </w:r>
      <w:r w:rsidR="00B7778D">
        <w:t xml:space="preserve">. </w:t>
      </w:r>
      <w:r w:rsidR="00A53EEE">
        <w:t xml:space="preserve">The set of external </w:t>
      </w:r>
      <w:r w:rsidR="00A53EEE">
        <w:lastRenderedPageBreak/>
        <w:t xml:space="preserve">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w:t>
      </w:r>
      <w:r w:rsidR="00AD754C">
        <w:t xml:space="preserve">the </w:t>
      </w:r>
      <w:r w:rsidR="00A53EEE">
        <w:t xml:space="preserve">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AD754C" w:rsidRPr="00B7778D">
        <w:rPr>
          <w:position w:val="-24"/>
        </w:rPr>
        <w:object w:dxaOrig="1860" w:dyaOrig="620">
          <v:shape id="_x0000_i1237" type="#_x0000_t75" style="width:93.45pt;height:30.8pt" o:ole="">
            <v:imagedata r:id="rId382" o:title=""/>
          </v:shape>
          <o:OLEObject Type="Embed" ProgID="Equation.DSMT4" ShapeID="_x0000_i1237" DrawAspect="Content" ObjectID="_1404112122" r:id="rId383"/>
        </w:object>
      </w:r>
      <w:r w:rsidR="00AD754C">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411592">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w:t>
      </w:r>
      <w:del w:id="192" w:author="Lenovo User" w:date="2012-07-10T17:00:00Z">
        <w:r w:rsidR="00B92E89" w:rsidDel="00A30F8B">
          <w:delText xml:space="preserve">thus calling for the results in </w:delText>
        </w:r>
        <w:r w:rsidR="00411592" w:rsidDel="00A30F8B">
          <w:fldChar w:fldCharType="begin"/>
        </w:r>
        <w:r w:rsidR="00B92E89" w:rsidDel="00A30F8B">
          <w:delInstrText xml:space="preserve"> GOTOBUTTON ZEqnNum471938  \* MERGEFORMAT </w:delInstrText>
        </w:r>
        <w:r w:rsidR="00411592" w:rsidDel="00A30F8B">
          <w:fldChar w:fldCharType="begin"/>
        </w:r>
        <w:r w:rsidR="002705AB" w:rsidDel="00A30F8B">
          <w:delInstrText xml:space="preserve"> REF ZEqnNum471938 \* Charformat \! \* MERGEFORMAT </w:delInstrText>
        </w:r>
        <w:r w:rsidR="00411592" w:rsidDel="00A30F8B">
          <w:fldChar w:fldCharType="separate"/>
        </w:r>
        <w:r w:rsidR="00077199" w:rsidDel="00A30F8B">
          <w:delInstrText>(1.21)</w:delInstrText>
        </w:r>
        <w:r w:rsidR="00411592" w:rsidDel="00A30F8B">
          <w:fldChar w:fldCharType="end"/>
        </w:r>
        <w:r w:rsidR="00411592" w:rsidDel="00A30F8B">
          <w:fldChar w:fldCharType="end"/>
        </w:r>
        <w:r w:rsidR="00B92E89" w:rsidDel="00A30F8B">
          <w:delText xml:space="preserve"> and</w:delText>
        </w:r>
        <w:r w:rsidR="002770FD" w:rsidDel="00A30F8B">
          <w:delText xml:space="preserve"> </w:delText>
        </w:r>
        <w:r w:rsidR="00411592" w:rsidDel="00A30F8B">
          <w:fldChar w:fldCharType="begin"/>
        </w:r>
        <w:r w:rsidR="00B92E89" w:rsidDel="00A30F8B">
          <w:delInstrText xml:space="preserve"> GOTOBUTTON ZEqnNum642085  \* MERGEFORMAT </w:delInstrText>
        </w:r>
        <w:r w:rsidR="00411592" w:rsidDel="00A30F8B">
          <w:fldChar w:fldCharType="begin"/>
        </w:r>
        <w:r w:rsidR="002705AB" w:rsidDel="00A30F8B">
          <w:delInstrText xml:space="preserve"> REF ZEqnNum642085 \* Charformat \! \* MERGEFORMAT </w:delInstrText>
        </w:r>
        <w:r w:rsidR="00411592" w:rsidDel="00A30F8B">
          <w:fldChar w:fldCharType="separate"/>
        </w:r>
        <w:r w:rsidR="00077199" w:rsidDel="00A30F8B">
          <w:delInstrText>(1.22)</w:delInstrText>
        </w:r>
        <w:r w:rsidR="00411592" w:rsidDel="00A30F8B">
          <w:fldChar w:fldCharType="end"/>
        </w:r>
        <w:r w:rsidR="00411592" w:rsidDel="00A30F8B">
          <w:fldChar w:fldCharType="end"/>
        </w:r>
        <w:r w:rsidDel="00A30F8B">
          <w:delText xml:space="preserve">. </w:delText>
        </w:r>
      </w:del>
      <w:ins w:id="193" w:author="Lenovo User" w:date="2012-07-10T17:00:00Z">
        <w:r w:rsidR="00A30F8B">
          <w:t xml:space="preserve"> </w:t>
        </w:r>
        <w:proofErr w:type="gramStart"/>
        <w:r w:rsidR="00A30F8B">
          <w:t>Not</w:t>
        </w:r>
        <w:proofErr w:type="gramEnd"/>
        <w:r w:rsidR="00A30F8B">
          <w:t xml:space="preserve"> yet. </w:t>
        </w:r>
      </w:ins>
      <w:r w:rsidR="004F0C8E">
        <w:t>S</w:t>
      </w:r>
      <w:r w:rsidR="00B7778D">
        <w:t>umming up all</w:t>
      </w:r>
      <w:r w:rsidR="00595417">
        <w:t xml:space="preserve"> the</w:t>
      </w:r>
      <w:r w:rsidR="00B7778D">
        <w:t xml:space="preserve"> </w:t>
      </w:r>
      <w:r w:rsidR="00B92E89" w:rsidRPr="00B92E89">
        <w:rPr>
          <w:position w:val="-6"/>
        </w:rPr>
        <w:object w:dxaOrig="279" w:dyaOrig="279">
          <v:shape id="_x0000_i1238" type="#_x0000_t75" style="width:13.75pt;height:13.75pt" o:ole="">
            <v:imagedata r:id="rId378" o:title=""/>
          </v:shape>
          <o:OLEObject Type="Embed" ProgID="Equation.DSMT4" ShapeID="_x0000_i1238" DrawAspect="Content" ObjectID="_1404112123" r:id="rId384"/>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0E74B9" w:rsidRPr="00B7778D">
        <w:rPr>
          <w:position w:val="-28"/>
        </w:rPr>
        <w:object w:dxaOrig="1960" w:dyaOrig="680">
          <v:shape id="_x0000_i1239" type="#_x0000_t75" style="width:97.85pt;height:33.55pt" o:ole="">
            <v:imagedata r:id="rId385" o:title=""/>
          </v:shape>
          <o:OLEObject Type="Embed" ProgID="Equation.DSMT4" ShapeID="_x0000_i1239" DrawAspect="Content" ObjectID="_1404112124" r:id="rId386"/>
        </w:object>
      </w:r>
      <w:r w:rsidR="000E74B9">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411592">
        <w:fldChar w:fldCharType="end"/>
      </w:r>
    </w:p>
    <w:p w:rsidR="004F0C8E" w:rsidRDefault="004F0C8E" w:rsidP="004F0C8E">
      <w:r>
        <w:t xml:space="preserve">The left </w:t>
      </w:r>
      <w:del w:id="194" w:author="Lenovo User" w:date="2012-07-10T17:01:00Z">
        <w:r w:rsidDel="00C15894">
          <w:delText xml:space="preserve">part </w:delText>
        </w:r>
      </w:del>
      <w:ins w:id="195" w:author="Lenovo User" w:date="2012-07-10T17:01:00Z">
        <w:r w:rsidR="00C15894">
          <w:t xml:space="preserve">hand side </w:t>
        </w:r>
      </w:ins>
      <w:r>
        <w:t>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del w:id="196" w:author="Lenovo User" w:date="2012-07-10T17:01:00Z">
        <w:r w:rsidDel="00AF2771">
          <w:delText xml:space="preserve">part </w:delText>
        </w:r>
      </w:del>
      <w:ins w:id="197" w:author="Lenovo User" w:date="2012-07-10T17:01:00Z">
        <w:r w:rsidR="00AF2771">
          <w:t xml:space="preserve"> side </w:t>
        </w:r>
      </w:ins>
      <w:r>
        <w:t>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assuming that</w:t>
      </w:r>
      <w:r w:rsidR="00595417">
        <w:t xml:space="preserve"> (ii) </w:t>
      </w:r>
      <w:r w:rsidR="00CC7E8C">
        <w:t>the mass is constant</w:t>
      </w:r>
      <w:ins w:id="198" w:author="Lenovo User" w:date="2012-07-10T17:03:00Z">
        <w:r w:rsidR="00AF2771">
          <w:t xml:space="preserve"> (I would enumerate Assumptions y</w:t>
        </w:r>
      </w:ins>
      <w:ins w:id="199" w:author="Lenovo User" w:date="2012-07-10T17:05:00Z">
        <w:r w:rsidR="00AF2771">
          <w:t xml:space="preserve">ou made earlier, </w:t>
        </w:r>
        <w:proofErr w:type="spellStart"/>
        <w:r w:rsidR="00AF2771">
          <w:t>i.e</w:t>
        </w:r>
        <w:proofErr w:type="spellEnd"/>
        <w:r w:rsidR="00AF2771">
          <w:t xml:space="preserve"> A1, A2,… and simply state using assumptions A1, etc) </w:t>
        </w:r>
      </w:ins>
      <w:r w:rsidR="00CC7E8C">
        <w:t xml:space="preserve">, </w:t>
      </w:r>
      <w:r w:rsidR="0042170E">
        <w:t>and</w:t>
      </w:r>
      <w:r w:rsidR="00A53EEE">
        <w:t xml:space="preserve"> </w:t>
      </w:r>
      <w:r w:rsidR="001418BE">
        <w:t xml:space="preserve">utilizing the result in </w:t>
      </w:r>
      <w:r w:rsidR="00411592">
        <w:fldChar w:fldCharType="begin"/>
      </w:r>
      <w:r w:rsidR="001418BE">
        <w:instrText xml:space="preserve"> GOTOBUTTON ZEqnNum471938  \* MERGEFORMAT </w:instrText>
      </w:r>
      <w:r w:rsidR="00411592">
        <w:fldChar w:fldCharType="begin"/>
      </w:r>
      <w:r w:rsidR="0057266A">
        <w:instrText xml:space="preserve"> REF ZEqnNum471938 \* Charformat \! \* MERGEFORMAT </w:instrText>
      </w:r>
      <w:r w:rsidR="00411592">
        <w:fldChar w:fldCharType="separate"/>
      </w:r>
      <w:r w:rsidR="00077199">
        <w:instrText>(1.21)</w:instrText>
      </w:r>
      <w:r w:rsidR="00411592">
        <w:fldChar w:fldCharType="end"/>
      </w:r>
      <w:r w:rsidR="00411592">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40" type="#_x0000_t75" style="width:6.05pt;height:12.65pt" o:ole="">
            <v:imagedata r:id="rId387" o:title=""/>
          </v:shape>
          <o:OLEObject Type="Embed" ProgID="Equation.DSMT4" ShapeID="_x0000_i1240" DrawAspect="Content" ObjectID="_1404112125" r:id="rId388"/>
        </w:object>
      </w:r>
      <w:r w:rsidR="00E332FC">
        <w:t>-</w:t>
      </w:r>
      <w:proofErr w:type="spellStart"/>
      <w:r w:rsidR="00E332FC">
        <w:t>th</w:t>
      </w:r>
      <w:proofErr w:type="spell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595417" w:rsidRPr="00605979">
        <w:rPr>
          <w:position w:val="-68"/>
        </w:rPr>
        <w:object w:dxaOrig="7420" w:dyaOrig="1480">
          <v:shape id="_x0000_i1241" type="#_x0000_t75" style="width:371.55pt;height:74.2pt" o:ole="">
            <v:imagedata r:id="rId389" o:title=""/>
          </v:shape>
          <o:OLEObject Type="Embed" ProgID="Equation.DSMT4" ShapeID="_x0000_i1241" DrawAspect="Content" ObjectID="_1404112126" r:id="rId390"/>
        </w:object>
      </w:r>
      <w:r w:rsidR="00595417">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411592">
        <w:fldChar w:fldCharType="end"/>
      </w:r>
    </w:p>
    <w:p w:rsidR="0042170E" w:rsidRDefault="0042170E" w:rsidP="0042170E">
      <w:r>
        <w:t xml:space="preserve">Here </w:t>
      </w:r>
      <w:r w:rsidRPr="0042170E">
        <w:rPr>
          <w:position w:val="-6"/>
        </w:rPr>
        <w:object w:dxaOrig="240" w:dyaOrig="220">
          <v:shape id="_x0000_i1242" type="#_x0000_t75" style="width:12.1pt;height:11pt" o:ole="">
            <v:imagedata r:id="rId391" o:title=""/>
          </v:shape>
          <o:OLEObject Type="Embed" ProgID="Equation.DSMT4" ShapeID="_x0000_i1242" DrawAspect="Content" ObjectID="_1404112127" r:id="rId392"/>
        </w:object>
      </w:r>
      <w:r>
        <w:t>represents the angular velocity of the UAV body defined with respect to the inertial frame, see</w:t>
      </w:r>
      <w:r w:rsidR="00411592">
        <w:fldChar w:fldCharType="begin"/>
      </w:r>
      <w:r>
        <w:instrText xml:space="preserve"> GOTOBUTTON ZEqnNum593942  \* MERGEFORMAT </w:instrText>
      </w:r>
      <w:r w:rsidR="00411592">
        <w:fldChar w:fldCharType="begin"/>
      </w:r>
      <w:r w:rsidR="0057266A">
        <w:instrText xml:space="preserve"> REF ZEqnNum593942 \* Charformat \! \* MERGEFORMAT </w:instrText>
      </w:r>
      <w:r w:rsidR="00411592">
        <w:fldChar w:fldCharType="separate"/>
      </w:r>
      <w:r w:rsidR="00077199">
        <w:instrText>(1.9)</w:instrText>
      </w:r>
      <w:r w:rsidR="00411592">
        <w:fldChar w:fldCharType="end"/>
      </w:r>
      <w:r w:rsidR="00411592">
        <w:fldChar w:fldCharType="end"/>
      </w:r>
      <w:r>
        <w:t>.</w:t>
      </w:r>
      <w:r w:rsidR="008B7865">
        <w:t xml:space="preserve"> Defining </w:t>
      </w:r>
      <w:r w:rsidR="003F44E5" w:rsidRPr="003F44E5">
        <w:rPr>
          <w:position w:val="-14"/>
        </w:rPr>
        <w:object w:dxaOrig="300" w:dyaOrig="380">
          <v:shape id="_x0000_i1243" type="#_x0000_t75" style="width:14.85pt;height:18.7pt" o:ole="">
            <v:imagedata r:id="rId393" o:title=""/>
          </v:shape>
          <o:OLEObject Type="Embed" ProgID="Equation.DSMT4" ShapeID="_x0000_i1243" DrawAspect="Content" ObjectID="_1404112128" r:id="rId394"/>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44" type="#_x0000_t75" style="width:68.7pt;height:33.55pt" o:ole="">
            <v:imagedata r:id="rId395" o:title=""/>
          </v:shape>
          <o:OLEObject Type="Embed" ProgID="Equation.DSMT4" ShapeID="_x0000_i1244" DrawAspect="Content" ObjectID="_1404112129" r:id="rId396"/>
        </w:object>
      </w:r>
      <w:r w:rsidR="008B7865">
        <w:t xml:space="preserve">, where </w:t>
      </w:r>
      <w:r w:rsidR="008B7865" w:rsidRPr="008B7865">
        <w:rPr>
          <w:position w:val="-28"/>
        </w:rPr>
        <w:object w:dxaOrig="1020" w:dyaOrig="680">
          <v:shape id="_x0000_i1245" type="#_x0000_t75" style="width:50.55pt;height:33.55pt" o:ole="">
            <v:imagedata r:id="rId397" o:title=""/>
          </v:shape>
          <o:OLEObject Type="Embed" ProgID="Equation.DSMT4" ShapeID="_x0000_i1245" DrawAspect="Content" ObjectID="_1404112130" r:id="rId398"/>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D63FFB" w:rsidRPr="008B7865">
        <w:rPr>
          <w:position w:val="-28"/>
        </w:rPr>
        <w:object w:dxaOrig="3300" w:dyaOrig="720">
          <v:shape id="_x0000_i1246" type="#_x0000_t75" style="width:165.45pt;height:36.25pt" o:ole="">
            <v:imagedata r:id="rId399" o:title=""/>
          </v:shape>
          <o:OLEObject Type="Embed" ProgID="Equation.DSMT4" ShapeID="_x0000_i1246" DrawAspect="Content" ObjectID="_1404112131" r:id="rId400"/>
        </w:object>
      </w:r>
      <w:r w:rsidR="00D63FFB">
        <w:t xml:space="preserve">. </w: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411592">
        <w:fldChar w:fldCharType="begin"/>
      </w:r>
      <w:r w:rsidR="00605979">
        <w:instrText xml:space="preserve"> GOTOBUTTON ZEqnNum642085  \* MERGEFORMAT </w:instrText>
      </w:r>
      <w:r w:rsidR="00411592">
        <w:fldChar w:fldCharType="begin"/>
      </w:r>
      <w:r w:rsidR="0057266A">
        <w:instrText xml:space="preserve"> REF ZEqnNum642085 \* Charformat \! \* MERGEFORMAT </w:instrText>
      </w:r>
      <w:r w:rsidR="00411592">
        <w:fldChar w:fldCharType="separate"/>
      </w:r>
      <w:r w:rsidR="00077199">
        <w:instrText>(1.22)</w:instrText>
      </w:r>
      <w:r w:rsidR="00411592">
        <w:fldChar w:fldCharType="end"/>
      </w:r>
      <w:r w:rsidR="00411592">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47" type="#_x0000_t75" style="width:15.4pt;height:18.7pt" o:ole="">
            <v:imagedata r:id="rId401" o:title=""/>
          </v:shape>
          <o:OLEObject Type="Embed" ProgID="Equation.DSMT4" ShapeID="_x0000_i1247" DrawAspect="Content" ObjectID="_1404112132" r:id="rId402"/>
        </w:object>
      </w:r>
      <w:r w:rsidR="00337543">
        <w:t xml:space="preserve"> and </w:t>
      </w:r>
      <w:r w:rsidR="00337543" w:rsidRPr="00337543">
        <w:rPr>
          <w:position w:val="-6"/>
        </w:rPr>
        <w:object w:dxaOrig="240" w:dyaOrig="220">
          <v:shape id="_x0000_i1248" type="#_x0000_t75" style="width:12.1pt;height:11pt" o:ole="">
            <v:imagedata r:id="rId403" o:title=""/>
          </v:shape>
          <o:OLEObject Type="Embed" ProgID="Equation.DSMT4" ShapeID="_x0000_i1248" DrawAspect="Content" ObjectID="_1404112133" r:id="rId404"/>
        </w:object>
      </w:r>
      <w:r w:rsidR="00337543">
        <w:t xml:space="preserve"> results</w:t>
      </w:r>
    </w:p>
    <w:p w:rsidR="00337543" w:rsidRDefault="00337543" w:rsidP="00337543">
      <w:pPr>
        <w:pStyle w:val="MTDisplayEquation"/>
      </w:pPr>
      <w:r>
        <w:tab/>
      </w:r>
      <w:r w:rsidR="00D63FFB" w:rsidRPr="00337543">
        <w:rPr>
          <w:position w:val="-28"/>
        </w:rPr>
        <w:object w:dxaOrig="5060" w:dyaOrig="680">
          <v:shape id="_x0000_i1249" type="#_x0000_t75" style="width:252.8pt;height:33.55pt" o:ole="">
            <v:imagedata r:id="rId405" o:title=""/>
          </v:shape>
          <o:OLEObject Type="Embed" ProgID="Equation.DSMT4" ShapeID="_x0000_i1249" DrawAspect="Content" ObjectID="_1404112134" r:id="rId406"/>
        </w:object>
      </w:r>
      <w:r w:rsidR="00D63FFB">
        <w:t>,</w:t>
      </w:r>
      <w:r w:rsidR="00D63FFB" w:rsidRPr="00337543">
        <w:rPr>
          <w:position w:val="-4"/>
        </w:rPr>
        <w:t xml:space="preserve"> </w:t>
      </w:r>
      <w:r w:rsidRPr="00337543">
        <w:rPr>
          <w:position w:val="-4"/>
        </w:rPr>
        <w:object w:dxaOrig="180" w:dyaOrig="279">
          <v:shape id="_x0000_i1250" type="#_x0000_t75" style="width:8.8pt;height:13.75pt" o:ole="">
            <v:imagedata r:id="rId407" o:title=""/>
          </v:shape>
          <o:OLEObject Type="Embed" ProgID="Equation.DSMT4" ShapeID="_x0000_i1250" DrawAspect="Content" ObjectID="_1404112135" r:id="rId408"/>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411592">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51" type="#_x0000_t75" style="width:69.8pt;height:18.7pt" o:ole="">
            <v:imagedata r:id="rId409" o:title=""/>
          </v:shape>
          <o:OLEObject Type="Embed" ProgID="Equation.DSMT4" ShapeID="_x0000_i1251" DrawAspect="Content" ObjectID="_1404112136" r:id="rId410"/>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52" type="#_x0000_t75" style="width:65.95pt;height:19.8pt" o:ole="">
            <v:imagedata r:id="rId411" o:title=""/>
          </v:shape>
          <o:OLEObject Type="Embed" ProgID="Equation.DSMT4" ShapeID="_x0000_i1252" DrawAspect="Content" ObjectID="_1404112137" r:id="rId412"/>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53" type="#_x0000_t75" style="width:59.9pt;height:15.4pt" o:ole="">
            <v:imagedata r:id="rId413" o:title=""/>
          </v:shape>
          <o:OLEObject Type="Embed" ProgID="Equation.DSMT4" ShapeID="_x0000_i1253" DrawAspect="Content" ObjectID="_1404112138" r:id="rId414"/>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54" type="#_x0000_t75" style="width:85.75pt;height:18.7pt" o:ole="">
            <v:imagedata r:id="rId415" o:title=""/>
          </v:shape>
          <o:OLEObject Type="Embed" ProgID="Equation.DSMT4" ShapeID="_x0000_i1254" DrawAspect="Content" ObjectID="_1404112139" r:id="rId416"/>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55" type="#_x0000_t75" style="width:15.4pt;height:18.7pt" o:ole="">
            <v:imagedata r:id="rId401" o:title=""/>
          </v:shape>
          <o:OLEObject Type="Embed" ProgID="Equation.DSMT4" ShapeID="_x0000_i1255" DrawAspect="Content" ObjectID="_1404112140" r:id="rId417"/>
        </w:object>
      </w:r>
      <w:r w:rsidR="0046471D">
        <w:t>and</w:t>
      </w:r>
      <w:r w:rsidR="0046471D" w:rsidRPr="0046471D">
        <w:rPr>
          <w:position w:val="-6"/>
        </w:rPr>
        <w:object w:dxaOrig="240" w:dyaOrig="220">
          <v:shape id="_x0000_i1256" type="#_x0000_t75" style="width:12.1pt;height:11pt" o:ole="">
            <v:imagedata r:id="rId418" o:title=""/>
          </v:shape>
          <o:OLEObject Type="Embed" ProgID="Equation.DSMT4" ShapeID="_x0000_i1256" DrawAspect="Content" ObjectID="_1404112141" r:id="rId419"/>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57" type="#_x0000_t75" style="width:17.05pt;height:19.8pt" o:ole="">
            <v:imagedata r:id="rId420" o:title=""/>
          </v:shape>
          <o:OLEObject Type="Embed" ProgID="Equation.DSMT4" ShapeID="_x0000_i1257" DrawAspect="Content" ObjectID="_1404112142" r:id="rId421"/>
        </w:object>
      </w:r>
      <w:r w:rsidR="0046471D">
        <w:t xml:space="preserve">, while the derivative of </w:t>
      </w:r>
      <w:r w:rsidR="0046471D" w:rsidRPr="0046471D">
        <w:rPr>
          <w:position w:val="-6"/>
        </w:rPr>
        <w:object w:dxaOrig="240" w:dyaOrig="220">
          <v:shape id="_x0000_i1258" type="#_x0000_t75" style="width:12.1pt;height:11pt" o:ole="">
            <v:imagedata r:id="rId418" o:title=""/>
          </v:shape>
          <o:OLEObject Type="Embed" ProgID="Equation.DSMT4" ShapeID="_x0000_i1258" DrawAspect="Content" ObjectID="_1404112143" r:id="rId422"/>
        </w:object>
      </w:r>
      <w:r w:rsidR="0046471D">
        <w:t xml:space="preserve"> is independent on the coordinate frame (</w:t>
      </w:r>
      <w:r w:rsidR="0046471D" w:rsidRPr="00A53EEE">
        <w:rPr>
          <w:position w:val="-24"/>
        </w:rPr>
        <w:object w:dxaOrig="2340" w:dyaOrig="620">
          <v:shape id="_x0000_i1259" type="#_x0000_t75" style="width:117.05pt;height:30.8pt" o:ole="">
            <v:imagedata r:id="rId423" o:title=""/>
          </v:shape>
          <o:OLEObject Type="Embed" ProgID="Equation.DSMT4" ShapeID="_x0000_i1259" DrawAspect="Content" ObjectID="_1404112144" r:id="rId424"/>
        </w:object>
      </w:r>
      <w:r w:rsidR="0046471D">
        <w:t>)</w:t>
      </w:r>
      <w:r>
        <w:t xml:space="preserve">. </w:t>
      </w:r>
    </w:p>
    <w:p w:rsidR="00B53BAD" w:rsidRDefault="00B53BAD" w:rsidP="00337543">
      <w:r>
        <w:lastRenderedPageBreak/>
        <w:t xml:space="preserve">Utilizing the </w:t>
      </w:r>
      <w:r w:rsidR="008B4469">
        <w:t xml:space="preserve">double </w:t>
      </w:r>
      <w:r w:rsidR="003E7F70">
        <w:t xml:space="preserve">vector product identity </w:t>
      </w:r>
      <w:r w:rsidR="003E7F70" w:rsidRPr="003E7F70">
        <w:rPr>
          <w:position w:val="-16"/>
        </w:rPr>
        <w:object w:dxaOrig="3700" w:dyaOrig="440">
          <v:shape id="_x0000_i1260" type="#_x0000_t75" style="width:184.65pt;height:22pt" o:ole="">
            <v:imagedata r:id="rId425" o:title=""/>
          </v:shape>
          <o:OLEObject Type="Embed" ProgID="Equation.DSMT4" ShapeID="_x0000_i1260" DrawAspect="Content" ObjectID="_1404112145" r:id="rId426"/>
        </w:object>
      </w:r>
      <w:r w:rsidR="003E7F70">
        <w:t xml:space="preserve"> </w:t>
      </w:r>
      <w:r>
        <w:t xml:space="preserve">allows </w:t>
      </w:r>
      <w:r w:rsidR="00D63FFB">
        <w:t xml:space="preserve">for the </w:t>
      </w:r>
      <w:del w:id="200" w:author="Lenovo User" w:date="2012-07-10T17:07:00Z">
        <w:r w:rsidR="007368F7" w:rsidDel="00AF2771">
          <w:delText>expan</w:delText>
        </w:r>
        <w:r w:rsidR="00D63FFB" w:rsidDel="00AF2771">
          <w:delText>tion</w:delText>
        </w:r>
      </w:del>
      <w:ins w:id="201" w:author="Lenovo User" w:date="2012-07-10T17:07:00Z">
        <w:r w:rsidR="00AF2771">
          <w:t>expansion</w:t>
        </w:r>
      </w:ins>
      <w:r w:rsidR="00D63FFB">
        <w:t xml:space="preserve"> of</w:t>
      </w:r>
      <w:r w:rsidR="007368F7">
        <w:t xml:space="preserve"> </w:t>
      </w:r>
      <w:r>
        <w:t xml:space="preserve">the linear momentum equation in </w:t>
      </w:r>
      <w:r w:rsidR="0046471D">
        <w:t xml:space="preserve">the </w:t>
      </w:r>
      <w:del w:id="202" w:author="Lenovo User" w:date="2012-07-10T17:08:00Z">
        <w:r w:rsidR="0046471D" w:rsidDel="00AF2771">
          <w:delText>most general</w:delText>
        </w:r>
        <w:r w:rsidDel="00AF2771">
          <w:delText xml:space="preserve"> </w:delText>
        </w:r>
      </w:del>
      <w:r>
        <w:t>scalar form as follows:</w:t>
      </w:r>
    </w:p>
    <w:p w:rsidR="00CD30D6" w:rsidRDefault="00BC7423" w:rsidP="00BC7423">
      <w:pPr>
        <w:pStyle w:val="MTDisplayEquation"/>
      </w:pPr>
      <w:r>
        <w:tab/>
      </w:r>
      <w:r w:rsidR="00D63FFB" w:rsidRPr="001F4466">
        <w:rPr>
          <w:position w:val="-62"/>
        </w:rPr>
        <w:object w:dxaOrig="6140" w:dyaOrig="1359">
          <v:shape id="_x0000_i1261" type="#_x0000_t75" style="width:307.8pt;height:68.15pt" o:ole="">
            <v:imagedata r:id="rId427" o:title=""/>
          </v:shape>
          <o:OLEObject Type="Embed" ProgID="Equation.DSMT4" ShapeID="_x0000_i1261" DrawAspect="Content" ObjectID="_1404112146" r:id="rId428"/>
        </w:object>
      </w:r>
      <w:r w:rsidR="00D63FFB">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411592">
        <w:fldChar w:fldCharType="end"/>
      </w:r>
    </w:p>
    <w:p w:rsidR="00D87BBA" w:rsidRDefault="00D87BBA" w:rsidP="00D87BBA">
      <w:del w:id="203" w:author="Lenovo User" w:date="2012-07-10T17:09:00Z">
        <w:r w:rsidDel="00AF2771">
          <w:delText>The last set of equation</w:delText>
        </w:r>
        <w:r w:rsidR="007368F7" w:rsidDel="00AF2771">
          <w:delText>s</w:delText>
        </w:r>
        <w:r w:rsidDel="00AF2771">
          <w:delText xml:space="preserve"> allows for the most general mass distribution inside the body</w:delText>
        </w:r>
      </w:del>
      <w:r>
        <w:t xml:space="preserve">. </w:t>
      </w:r>
      <w:ins w:id="204" w:author="Lenovo User" w:date="2012-07-10T17:09:00Z">
        <w:r w:rsidR="00AF2771">
          <w:t xml:space="preserve">What does this mean? </w:t>
        </w:r>
      </w:ins>
      <w:r>
        <w:t>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62" type="#_x0000_t75" style="width:61pt;height:18.7pt" o:ole="">
            <v:imagedata r:id="rId429" o:title=""/>
          </v:shape>
          <o:OLEObject Type="Embed" ProgID="Equation.DSMT4" ShapeID="_x0000_i1262" DrawAspect="Content" ObjectID="_1404112147" r:id="rId430"/>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D63FFB" w:rsidRPr="0088737B">
        <w:rPr>
          <w:position w:val="-14"/>
        </w:rPr>
        <w:object w:dxaOrig="2060" w:dyaOrig="400">
          <v:shape id="_x0000_i1263" type="#_x0000_t75" style="width:102.8pt;height:19.8pt" o:ole="">
            <v:imagedata r:id="rId431" o:title=""/>
          </v:shape>
          <o:OLEObject Type="Embed" ProgID="Equation.DSMT4" ShapeID="_x0000_i1263" DrawAspect="Content" ObjectID="_1404112148" r:id="rId432"/>
        </w:object>
      </w:r>
      <w:r w:rsidR="00D63FFB">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411592">
        <w:fldChar w:fldCharType="end"/>
      </w:r>
    </w:p>
    <w:p w:rsidR="0088737B" w:rsidRPr="00D87BBA" w:rsidRDefault="001F4466" w:rsidP="00D87BBA">
      <w:proofErr w:type="gramStart"/>
      <w:r>
        <w:t>Expanding the cross product</w:t>
      </w:r>
      <w:r w:rsidR="003F44E5">
        <w:t xml:space="preserve"> results in the following form</w:t>
      </w:r>
      <w:r>
        <w:t xml:space="preserve"> of the linear momentum equation.</w:t>
      </w:r>
      <w:proofErr w:type="gramEnd"/>
    </w:p>
    <w:p w:rsidR="00CD30D6" w:rsidRDefault="00BC7423" w:rsidP="00BC7423">
      <w:pPr>
        <w:pStyle w:val="MTDisplayEquation"/>
      </w:pPr>
      <w:r>
        <w:tab/>
      </w:r>
      <w:r w:rsidR="00D63FFB" w:rsidRPr="001F4466">
        <w:rPr>
          <w:position w:val="-50"/>
        </w:rPr>
        <w:object w:dxaOrig="1960" w:dyaOrig="1120">
          <v:shape id="_x0000_i1264" type="#_x0000_t75" style="width:97.85pt;height:56.6pt" o:ole="">
            <v:imagedata r:id="rId433" o:title=""/>
          </v:shape>
          <o:OLEObject Type="Embed" ProgID="Equation.DSMT4" ShapeID="_x0000_i1264" DrawAspect="Content" ObjectID="_1404112149" r:id="rId434"/>
        </w:object>
      </w:r>
      <w:r w:rsidR="00D63FFB">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205"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05"/>
      <w:r w:rsidR="00411592">
        <w:fldChar w:fldCharType="end"/>
      </w:r>
    </w:p>
    <w:p w:rsidR="00D87BBA" w:rsidRDefault="00D87BBA" w:rsidP="00D87BBA">
      <w:proofErr w:type="gramStart"/>
      <w:r>
        <w:t>Resolving</w:t>
      </w:r>
      <w:r w:rsidR="008427A6">
        <w:t xml:space="preserve"> equations</w:t>
      </w:r>
      <w:r>
        <w:t xml:space="preserve"> </w:t>
      </w:r>
      <w:r w:rsidR="00411592">
        <w:fldChar w:fldCharType="begin"/>
      </w:r>
      <w:r>
        <w:instrText xml:space="preserve"> GOTOBUTTON ZEqnNum570290  \* MERGEFORMAT </w:instrText>
      </w:r>
      <w:r w:rsidR="00411592">
        <w:fldChar w:fldCharType="begin"/>
      </w:r>
      <w:r w:rsidR="0057266A">
        <w:instrText xml:space="preserve"> REF ZEqnNum570290 \* Charformat \! \* MERGEFORMAT </w:instrText>
      </w:r>
      <w:r w:rsidR="00411592">
        <w:fldChar w:fldCharType="separate"/>
      </w:r>
      <w:r w:rsidR="00077199">
        <w:instrText>(1.29)</w:instrText>
      </w:r>
      <w:r w:rsidR="00411592">
        <w:fldChar w:fldCharType="end"/>
      </w:r>
      <w:r w:rsidR="00411592">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D63FFB" w:rsidRPr="00FF2971">
        <w:rPr>
          <w:position w:val="-88"/>
        </w:rPr>
        <w:object w:dxaOrig="1800" w:dyaOrig="1920">
          <v:shape id="_x0000_i1265" type="#_x0000_t75" style="width:90.7pt;height:95.1pt" o:ole="">
            <v:imagedata r:id="rId435" o:title=""/>
          </v:shape>
          <o:OLEObject Type="Embed" ProgID="Equation.DSMT4" ShapeID="_x0000_i1265" DrawAspect="Content" ObjectID="_1404112150" r:id="rId436"/>
        </w:object>
      </w:r>
      <w:r w:rsidR="00D63FFB">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411592">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66" type="#_x0000_t75" style="width:6.05pt;height:12.65pt" o:ole="">
            <v:imagedata r:id="rId387" o:title=""/>
          </v:shape>
          <o:OLEObject Type="Embed" ProgID="Equation.DSMT4" ShapeID="_x0000_i1266" DrawAspect="Content" ObjectID="_1404112151" r:id="rId437"/>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internal and external moments. </w:t>
      </w:r>
      <w:r w:rsidR="00B92E89">
        <w:t>Similar to the linear momentum case</w:t>
      </w:r>
      <w:r w:rsidR="00F45D4D">
        <w:t>, the sum of internal moments acting on the particle should be equal to zero (</w:t>
      </w:r>
      <w:r w:rsidR="00D95F60" w:rsidRPr="00F45D4D">
        <w:rPr>
          <w:position w:val="-28"/>
        </w:rPr>
        <w:object w:dxaOrig="2480" w:dyaOrig="680">
          <v:shape id="_x0000_i1267" type="#_x0000_t75" style="width:123.65pt;height:33.55pt" o:ole="">
            <v:imagedata r:id="rId438" o:title=""/>
          </v:shape>
          <o:OLEObject Type="Embed" ProgID="Equation.DSMT4" ShapeID="_x0000_i1267" DrawAspect="Content" ObjectID="_1404112152" r:id="rId439"/>
        </w:object>
      </w:r>
      <w:r w:rsidR="00F45D4D">
        <w:t xml:space="preserve">), while the external moments arise from the inertial gravity and the </w:t>
      </w:r>
      <w:del w:id="206" w:author="Lenovo User" w:date="2012-07-10T17:10:00Z">
        <w:r w:rsidR="00F45D4D" w:rsidDel="00D95F60">
          <w:delText xml:space="preserve">body attached </w:delText>
        </w:r>
      </w:del>
      <w:r w:rsidR="00F45D4D">
        <w:t>forces</w:t>
      </w:r>
      <w:ins w:id="207" w:author="Lenovo User" w:date="2012-07-10T17:10:00Z">
        <w:r w:rsidR="00D95F60">
          <w:t xml:space="preserve"> acting on the body</w:t>
        </w:r>
      </w:ins>
      <w:r w:rsidR="00B34663">
        <w:t>,</w:t>
      </w:r>
      <w:r w:rsidR="00F45D4D">
        <w:t xml:space="preserve"> such as aerodynamic and propulsion</w:t>
      </w:r>
      <w:ins w:id="208" w:author="Lenovo User" w:date="2012-07-10T17:10:00Z">
        <w:r w:rsidR="00D95F60">
          <w:t>, gravity</w:t>
        </w:r>
        <w:proofErr w:type="gramStart"/>
        <w:r w:rsidR="00D95F60">
          <w:t>?</w:t>
        </w:r>
      </w:ins>
      <w:r w:rsidR="00F45D4D">
        <w:t>.</w:t>
      </w:r>
      <w:proofErr w:type="gramEnd"/>
      <w:r w:rsidR="00F45D4D">
        <w:t xml:space="preserve"> Thus, the conservation of angular momentum calculated across the entire rigid body results </w:t>
      </w:r>
      <w:r w:rsidR="003F44E5">
        <w:t>in</w:t>
      </w:r>
    </w:p>
    <w:p w:rsidR="00BC7423" w:rsidRDefault="00BC7423" w:rsidP="00BC7423">
      <w:pPr>
        <w:pStyle w:val="MTDisplayEquation"/>
        <w:rPr>
          <w:ins w:id="209" w:author="Lenovo User" w:date="2012-07-10T17:17:00Z"/>
        </w:rPr>
      </w:pPr>
      <w:r>
        <w:tab/>
      </w:r>
      <w:r w:rsidR="00D95F60" w:rsidRPr="00F45D4D">
        <w:rPr>
          <w:position w:val="-28"/>
        </w:rPr>
        <w:object w:dxaOrig="3260" w:dyaOrig="680">
          <v:shape id="_x0000_i1268" type="#_x0000_t75" style="width:162.7pt;height:34.65pt" o:ole="">
            <v:imagedata r:id="rId440" o:title=""/>
          </v:shape>
          <o:OLEObject Type="Embed" ProgID="Equation.DSMT4" ShapeID="_x0000_i1268" DrawAspect="Content" ObjectID="_1404112153" r:id="rId441"/>
        </w:object>
      </w:r>
      <w:r w:rsidR="00B34663">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411592">
        <w:fldChar w:fldCharType="end"/>
      </w:r>
    </w:p>
    <w:p w:rsidR="00000000" w:rsidRDefault="00D95F60">
      <w:pPr>
        <w:pPrChange w:id="210" w:author="Lenovo User" w:date="2012-07-10T17:17:00Z">
          <w:pPr>
            <w:pStyle w:val="MTDisplayEquation"/>
          </w:pPr>
        </w:pPrChange>
      </w:pPr>
      <w:ins w:id="211" w:author="Lenovo User" w:date="2012-07-10T17:18:00Z">
        <w:r>
          <w:t xml:space="preserve">How did you derive 1.31? This needs to be explained. </w:t>
        </w:r>
      </w:ins>
      <w:ins w:id="212" w:author="Lenovo User" w:date="2012-07-10T17:17:00Z">
        <w:r>
          <w:t xml:space="preserve">Should it be </w:t>
        </w:r>
      </w:ins>
      <w:ins w:id="213" w:author="Lenovo User" w:date="2012-07-10T17:17:00Z">
        <w:r w:rsidRPr="00F45D4D">
          <w:rPr>
            <w:position w:val="-28"/>
          </w:rPr>
          <w:object w:dxaOrig="3739" w:dyaOrig="680">
            <v:shape id="_x0000_i1269" type="#_x0000_t75" style="width:186.85pt;height:34.65pt" o:ole="">
              <v:imagedata r:id="rId442" o:title=""/>
            </v:shape>
            <o:OLEObject Type="Embed" ProgID="Equation.DSMT4" ShapeID="_x0000_i1269" DrawAspect="Content" ObjectID="_1404112154" r:id="rId443"/>
          </w:object>
        </w:r>
      </w:ins>
      <w:ins w:id="214" w:author="Lenovo User" w:date="2012-07-10T17:18:00Z">
        <w:r w:rsidRPr="00D95F60">
          <w:t xml:space="preserve"> </w:t>
        </w:r>
        <w:proofErr w:type="gramStart"/>
        <w:r>
          <w:t>This</w:t>
        </w:r>
        <w:proofErr w:type="gramEnd"/>
        <w:r>
          <w:t xml:space="preserve"> is what you use later</w:t>
        </w:r>
      </w:ins>
    </w:p>
    <w:p w:rsidR="00F45D4D" w:rsidRDefault="00F45D4D" w:rsidP="00F45D4D">
      <w:r>
        <w:t>Since the sum of internal moments cancel</w:t>
      </w:r>
      <w:r w:rsidR="00B34663">
        <w:t xml:space="preserve"> each other out</w:t>
      </w:r>
      <w:r>
        <w:t>, applying the Coriolis theorem</w:t>
      </w:r>
      <w:r w:rsidR="00411592">
        <w:fldChar w:fldCharType="begin"/>
      </w:r>
      <w:r w:rsidR="00C166E9">
        <w:instrText xml:space="preserve"> GOTOBUTTON ZEqnNum471938  \* MERGEFORMAT </w:instrText>
      </w:r>
      <w:r w:rsidR="00411592">
        <w:fldChar w:fldCharType="begin"/>
      </w:r>
      <w:r w:rsidR="0057266A">
        <w:instrText xml:space="preserve"> REF ZEqnNum471938 \* Charformat \! \* MERGEFORMAT </w:instrText>
      </w:r>
      <w:r w:rsidR="00411592">
        <w:fldChar w:fldCharType="separate"/>
      </w:r>
      <w:r w:rsidR="00077199">
        <w:instrText>(1.21)</w:instrText>
      </w:r>
      <w:r w:rsidR="00411592">
        <w:fldChar w:fldCharType="end"/>
      </w:r>
      <w:r w:rsidR="00411592">
        <w:fldChar w:fldCharType="end"/>
      </w:r>
      <w:r w:rsidR="003F44E5">
        <w:t xml:space="preserve"> leads to</w:t>
      </w:r>
    </w:p>
    <w:p w:rsidR="00C166E9" w:rsidRPr="00F45D4D" w:rsidRDefault="00C166E9" w:rsidP="00C166E9">
      <w:pPr>
        <w:pStyle w:val="MTDisplayEquation"/>
      </w:pPr>
      <w:r>
        <w:lastRenderedPageBreak/>
        <w:tab/>
      </w:r>
      <w:r w:rsidR="00B34663" w:rsidRPr="00C166E9">
        <w:rPr>
          <w:position w:val="-102"/>
        </w:rPr>
        <w:object w:dxaOrig="6660" w:dyaOrig="2160">
          <v:shape id="_x0000_i1270" type="#_x0000_t75" style="width:333.05pt;height:108.25pt" o:ole="">
            <v:imagedata r:id="rId444" o:title=""/>
          </v:shape>
          <o:OLEObject Type="Embed" ProgID="Equation.DSMT4" ShapeID="_x0000_i1270" DrawAspect="Content" ObjectID="_1404112155" r:id="rId445"/>
        </w:object>
      </w:r>
      <w:r w:rsidR="00B34663">
        <w:t>.</w:t>
      </w:r>
      <w:r w:rsidR="00F70EBA">
        <w:tab/>
      </w:r>
      <w:r w:rsidR="00411592">
        <w:fldChar w:fldCharType="begin"/>
      </w:r>
      <w:r w:rsidR="00F70EBA">
        <w:instrText xml:space="preserve"> MACROBUTTON MTPlaceRef \* MERGEFORMAT </w:instrText>
      </w:r>
      <w:r w:rsidR="00411592">
        <w:fldChar w:fldCharType="begin"/>
      </w:r>
      <w:r w:rsidR="00F70EBA">
        <w:instrText xml:space="preserve"> SEQ MTEqn \h \* MERGEFORMAT </w:instrText>
      </w:r>
      <w:r w:rsidR="00411592">
        <w:fldChar w:fldCharType="end"/>
      </w:r>
      <w:bookmarkStart w:id="215"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15"/>
      <w:r w:rsidR="00411592">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71" type="#_x0000_t75" style="width:446.3pt;height:69.8pt" o:ole="">
            <v:imagedata r:id="rId446" o:title=""/>
          </v:shape>
          <o:OLEObject Type="Embed" ProgID="Equation.DSMT4" ShapeID="_x0000_i1271" DrawAspect="Content" ObjectID="_1404112156" r:id="rId447"/>
        </w:object>
      </w:r>
      <w:r w:rsidR="00B34663">
        <w:rPr>
          <w:position w:val="-64"/>
        </w:rPr>
        <w:t>.</w:t>
      </w:r>
      <w:r w:rsidR="008E2D05">
        <w:tab/>
      </w:r>
      <w:r w:rsidR="00411592">
        <w:fldChar w:fldCharType="begin"/>
      </w:r>
      <w:r w:rsidR="008E2D05">
        <w:instrText xml:space="preserve"> MACROBUTTON MTPlaceRef \* MERGEFORMAT </w:instrText>
      </w:r>
      <w:r w:rsidR="00411592">
        <w:fldChar w:fldCharType="begin"/>
      </w:r>
      <w:r w:rsidR="008E2D05">
        <w:instrText xml:space="preserve"> SEQ MTEqn \h \* MERGEFORMAT </w:instrText>
      </w:r>
      <w:r w:rsidR="00411592">
        <w:fldChar w:fldCharType="end"/>
      </w:r>
      <w:bookmarkStart w:id="216"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16"/>
      <w:r w:rsidR="00411592">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34663" w:rsidRPr="00BC7423">
        <w:rPr>
          <w:position w:val="-134"/>
        </w:rPr>
        <w:object w:dxaOrig="8280" w:dyaOrig="2799">
          <v:shape id="_x0000_i1272" type="#_x0000_t75" style="width:414.4pt;height:140.15pt" o:ole="">
            <v:imagedata r:id="rId448" o:title=""/>
          </v:shape>
          <o:OLEObject Type="Embed" ProgID="Equation.DSMT4" ShapeID="_x0000_i1272" DrawAspect="Content" ObjectID="_1404112157" r:id="rId449"/>
        </w:object>
      </w:r>
      <w:r w:rsidR="00B34663">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217"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17"/>
      <w:r w:rsidR="00411592">
        <w:fldChar w:fldCharType="end"/>
      </w:r>
    </w:p>
    <w:p w:rsidR="007C0E10" w:rsidRDefault="00077199" w:rsidP="003332B6">
      <w:r>
        <w:t xml:space="preserve">The equation </w:t>
      </w:r>
      <w:r w:rsidR="00411592">
        <w:fldChar w:fldCharType="begin"/>
      </w:r>
      <w:r>
        <w:instrText xml:space="preserve"> GOTOBUTTON ZEqnNum656069  \* MERGEFORMAT </w:instrText>
      </w:r>
      <w:r w:rsidR="00411592">
        <w:fldChar w:fldCharType="begin"/>
      </w:r>
      <w:r w:rsidR="0057266A">
        <w:instrText xml:space="preserve"> REF ZEqnNum656069 \* Charformat \! \* MERGEFORMAT </w:instrText>
      </w:r>
      <w:r w:rsidR="00411592">
        <w:fldChar w:fldCharType="separate"/>
      </w:r>
      <w:r>
        <w:instrText>(1.34)</w:instrText>
      </w:r>
      <w:r w:rsidR="00411592">
        <w:fldChar w:fldCharType="end"/>
      </w:r>
      <w:r w:rsidR="00411592">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73" type="#_x0000_t75" style="width:8.8pt;height:12.65pt" o:ole="">
            <v:imagedata r:id="rId450" o:title=""/>
          </v:shape>
          <o:OLEObject Type="Embed" ProgID="Equation.DSMT4" ShapeID="_x0000_i1273" DrawAspect="Content" ObjectID="_1404112158" r:id="rId451"/>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74" type="#_x0000_t75" style="width:335.8pt;height:68.15pt" o:ole="">
            <v:imagedata r:id="rId452" o:title=""/>
          </v:shape>
          <o:OLEObject Type="Embed" ProgID="Equation.DSMT4" ShapeID="_x0000_i1274" DrawAspect="Content" ObjectID="_1404112159" r:id="rId453"/>
        </w:object>
      </w:r>
      <w:r w:rsidR="00B34663">
        <w:t xml:space="preserve">. </w:t>
      </w:r>
    </w:p>
    <w:p w:rsidR="00F70EBA" w:rsidRDefault="003332B6" w:rsidP="003332B6">
      <w:r>
        <w:t xml:space="preserve">The diagonal terms of </w:t>
      </w:r>
      <w:r w:rsidRPr="003332B6">
        <w:rPr>
          <w:position w:val="-4"/>
        </w:rPr>
        <w:object w:dxaOrig="180" w:dyaOrig="260">
          <v:shape id="_x0000_i1275" type="#_x0000_t75" style="width:8.8pt;height:12.65pt" o:ole="">
            <v:imagedata r:id="rId454" o:title=""/>
          </v:shape>
          <o:OLEObject Type="Embed" ProgID="Equation.DSMT4" ShapeID="_x0000_i1275" DrawAspect="Content" ObjectID="_1404112160" r:id="rId455"/>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w:t>
      </w:r>
      <w:r w:rsidR="007A0F5A">
        <w:t>,</w:t>
      </w:r>
      <w:r w:rsidR="00112A0F">
        <w:t xml:space="preserve">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411592">
        <w:fldChar w:fldCharType="begin"/>
      </w:r>
      <w:r>
        <w:instrText xml:space="preserve"> GOTOBUTTON ZEqnNum470354  \* MERGEFORMAT </w:instrText>
      </w:r>
      <w:r w:rsidR="00411592">
        <w:fldChar w:fldCharType="begin"/>
      </w:r>
      <w:r w:rsidR="0057266A">
        <w:instrText xml:space="preserve"> REF ZEqnNum470354 \* Charformat \! \* MERGEFORMAT </w:instrText>
      </w:r>
      <w:r w:rsidR="00411592">
        <w:fldChar w:fldCharType="separate"/>
      </w:r>
      <w:r w:rsidR="00077199">
        <w:instrText>(1.32)</w:instrText>
      </w:r>
      <w:r w:rsidR="00411592">
        <w:fldChar w:fldCharType="end"/>
      </w:r>
      <w:r w:rsidR="00411592">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7A0F5A" w:rsidRPr="008E2D05">
        <w:rPr>
          <w:position w:val="-88"/>
        </w:rPr>
        <w:object w:dxaOrig="5420" w:dyaOrig="1880">
          <v:shape id="_x0000_i1276" type="#_x0000_t75" style="width:270.95pt;height:94.55pt" o:ole="">
            <v:imagedata r:id="rId456" o:title=""/>
          </v:shape>
          <o:OLEObject Type="Embed" ProgID="Equation.DSMT4" ShapeID="_x0000_i1276" DrawAspect="Content" ObjectID="_1404112161" r:id="rId457"/>
        </w:object>
      </w:r>
      <w:r w:rsidR="008E3461">
        <w:rPr>
          <w:position w:val="-88"/>
        </w:rPr>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218"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18"/>
      <w:r w:rsidR="00411592">
        <w:fldChar w:fldCharType="end"/>
      </w:r>
    </w:p>
    <w:p w:rsidR="008E2D05" w:rsidRPr="008E2D05" w:rsidRDefault="008E2D05" w:rsidP="008E2D05">
      <w:r>
        <w:t>Denoting the body components of the total moment acting on the UAV</w:t>
      </w:r>
      <w:r w:rsidR="006B6312">
        <w:t xml:space="preserve"> </w:t>
      </w:r>
      <w:proofErr w:type="gramStart"/>
      <w:r w:rsidR="006B6312">
        <w:t>as</w:t>
      </w:r>
      <w:r>
        <w:t xml:space="preserve"> </w:t>
      </w:r>
      <w:proofErr w:type="gramEnd"/>
      <w:r w:rsidR="008E3461" w:rsidRPr="008E2D05">
        <w:rPr>
          <w:position w:val="-10"/>
        </w:rPr>
        <w:object w:dxaOrig="1440" w:dyaOrig="320">
          <v:shape id="_x0000_i1277" type="#_x0000_t75" style="width:1in;height:15.4pt" o:ole="">
            <v:imagedata r:id="rId458" o:title=""/>
          </v:shape>
          <o:OLEObject Type="Embed" ProgID="Equation.DSMT4" ShapeID="_x0000_i1277" DrawAspect="Content" ObjectID="_1404112162" r:id="rId459"/>
        </w:object>
      </w:r>
      <w:r w:rsidR="008E3461">
        <w:t xml:space="preserve">, </w:t>
      </w:r>
      <w:r>
        <w:t xml:space="preserve">and combining the results in </w:t>
      </w:r>
      <w:r w:rsidR="00411592">
        <w:fldChar w:fldCharType="begin"/>
      </w:r>
      <w:r>
        <w:instrText xml:space="preserve"> GOTOBUTTON ZEqnNum418365  \* MERGEFORMAT </w:instrText>
      </w:r>
      <w:r w:rsidR="00411592">
        <w:fldChar w:fldCharType="begin"/>
      </w:r>
      <w:r w:rsidR="0057266A">
        <w:instrText xml:space="preserve"> REF ZEqnNum418365 \* Charformat \! \* MERGEFORMAT </w:instrText>
      </w:r>
      <w:r w:rsidR="00411592">
        <w:fldChar w:fldCharType="separate"/>
      </w:r>
      <w:r w:rsidR="00077199">
        <w:instrText>(1.33)</w:instrText>
      </w:r>
      <w:r w:rsidR="00411592">
        <w:fldChar w:fldCharType="end"/>
      </w:r>
      <w:r w:rsidR="00411592">
        <w:fldChar w:fldCharType="end"/>
      </w:r>
      <w:r>
        <w:t>-</w:t>
      </w:r>
      <w:r w:rsidR="00411592">
        <w:fldChar w:fldCharType="begin"/>
      </w:r>
      <w:r>
        <w:instrText xml:space="preserve"> GOTOBUTTON ZEqnNum483351  \* MERGEFORMAT </w:instrText>
      </w:r>
      <w:r w:rsidR="00411592">
        <w:fldChar w:fldCharType="begin"/>
      </w:r>
      <w:r w:rsidR="0057266A">
        <w:instrText xml:space="preserve"> REF ZEqnNum483351 \* Charformat \! \* MERGEFORMAT </w:instrText>
      </w:r>
      <w:r w:rsidR="00411592">
        <w:fldChar w:fldCharType="separate"/>
      </w:r>
      <w:r w:rsidR="00077199">
        <w:instrText>(1.35)</w:instrText>
      </w:r>
      <w:r w:rsidR="00411592">
        <w:fldChar w:fldCharType="end"/>
      </w:r>
      <w:r w:rsidR="00411592">
        <w:fldChar w:fldCharType="end"/>
      </w:r>
      <w:r w:rsidR="00112A0F">
        <w:t xml:space="preserve"> </w:t>
      </w:r>
      <w:r>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lastRenderedPageBreak/>
        <w:tab/>
      </w:r>
      <w:r w:rsidR="00B0400F" w:rsidRPr="00BC7423">
        <w:rPr>
          <w:position w:val="-188"/>
        </w:rPr>
        <w:object w:dxaOrig="5480" w:dyaOrig="3820">
          <v:shape id="_x0000_i1278" type="#_x0000_t75" style="width:273.7pt;height:189.6pt" o:ole="">
            <v:imagedata r:id="rId460" o:title=""/>
          </v:shape>
          <o:OLEObject Type="Embed" ProgID="Equation.DSMT4" ShapeID="_x0000_i1278" DrawAspect="Content" ObjectID="_1404112163" r:id="rId461"/>
        </w:object>
      </w:r>
      <w:r w:rsidR="008E3461">
        <w:rPr>
          <w:position w:val="-188"/>
        </w:rPr>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411592">
        <w:fldChar w:fldCharType="end"/>
      </w:r>
    </w:p>
    <w:p w:rsidR="003332B6" w:rsidRPr="003332B6" w:rsidRDefault="00112A0F" w:rsidP="003332B6">
      <w:r>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9" type="#_x0000_t75" style="width:28.05pt;height:18.7pt" o:ole="">
            <v:imagedata r:id="rId462" o:title=""/>
          </v:shape>
          <o:OLEObject Type="Embed" ProgID="Equation.DSMT4" ShapeID="_x0000_i1279" DrawAspect="Content" ObjectID="_1404112164" r:id="rId463"/>
        </w:object>
      </w:r>
      <w:r>
        <w:t xml:space="preserve"> the two pairs of </w:t>
      </w:r>
      <w:r w:rsidR="00F17723">
        <w:t xml:space="preserve">the </w:t>
      </w:r>
      <w:r>
        <w:t xml:space="preserve">off-diagonal terms of </w:t>
      </w:r>
      <w:r w:rsidR="00F17723" w:rsidRPr="00F17723">
        <w:rPr>
          <w:position w:val="-4"/>
        </w:rPr>
        <w:object w:dxaOrig="180" w:dyaOrig="260">
          <v:shape id="_x0000_i1280" type="#_x0000_t75" style="width:8.8pt;height:12.65pt" o:ole="">
            <v:imagedata r:id="rId464" o:title=""/>
          </v:shape>
          <o:OLEObject Type="Embed" ProgID="Equation.DSMT4" ShapeID="_x0000_i1280" DrawAspect="Content" ObjectID="_1404112165" r:id="rId465"/>
        </w:object>
      </w:r>
      <w:r w:rsidR="00077199" w:rsidRPr="00077199">
        <w:t xml:space="preserve"> </w:t>
      </w:r>
      <w:r w:rsidR="00077199">
        <w:t xml:space="preserve">matrix </w:t>
      </w:r>
      <w:r>
        <w:t xml:space="preserve">become zero, namely </w:t>
      </w:r>
      <w:r w:rsidRPr="00112A0F">
        <w:rPr>
          <w:position w:val="-14"/>
        </w:rPr>
        <w:object w:dxaOrig="1200" w:dyaOrig="380">
          <v:shape id="_x0000_i1281" type="#_x0000_t75" style="width:59.9pt;height:18.7pt" o:ole="">
            <v:imagedata r:id="rId466" o:title=""/>
          </v:shape>
          <o:OLEObject Type="Embed" ProgID="Equation.DSMT4" ShapeID="_x0000_i1281" DrawAspect="Content" ObjectID="_1404112166" r:id="rId467"/>
        </w:object>
      </w:r>
      <w:r>
        <w:t xml:space="preserve">and </w:t>
      </w:r>
      <w:r w:rsidRPr="00112A0F">
        <w:rPr>
          <w:position w:val="-14"/>
        </w:rPr>
        <w:object w:dxaOrig="1180" w:dyaOrig="380">
          <v:shape id="_x0000_i1282" type="#_x0000_t75" style="width:59.35pt;height:18.7pt" o:ole="">
            <v:imagedata r:id="rId468" o:title=""/>
          </v:shape>
          <o:OLEObject Type="Embed" ProgID="Equation.DSMT4" ShapeID="_x0000_i1282" DrawAspect="Content" ObjectID="_1404112167" r:id="rId469"/>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83" type="#_x0000_t75" style="width:178.65pt;height:54.95pt" o:ole="">
            <v:imagedata r:id="rId470" o:title=""/>
          </v:shape>
          <o:OLEObject Type="Embed" ProgID="Equation.DSMT4" ShapeID="_x0000_i1283" DrawAspect="Content" ObjectID="_1404112168" r:id="rId471"/>
        </w:object>
      </w:r>
      <w:r w:rsidR="008E3461">
        <w:rPr>
          <w:position w:val="-50"/>
        </w:rPr>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411592">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84" type="#_x0000_t75" style="width:97.85pt;height:56.6pt" o:ole="">
            <v:imagedata r:id="rId472" o:title=""/>
          </v:shape>
          <o:OLEObject Type="Embed" ProgID="Equation.DSMT4" ShapeID="_x0000_i1284" DrawAspect="Content" ObjectID="_1404112169" r:id="rId473"/>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219"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19"/>
      <w:r w:rsidR="00411592">
        <w:fldChar w:fldCharType="end"/>
      </w:r>
    </w:p>
    <w:p w:rsidR="008A5D5E" w:rsidRPr="008A5D5E" w:rsidRDefault="008A5D5E" w:rsidP="008A5D5E">
      <w:pPr>
        <w:pStyle w:val="MTDisplayEquation"/>
      </w:pPr>
      <w:r>
        <w:tab/>
      </w:r>
      <w:r w:rsidRPr="008A5D5E">
        <w:rPr>
          <w:position w:val="-50"/>
        </w:rPr>
        <w:object w:dxaOrig="3580" w:dyaOrig="1100">
          <v:shape id="_x0000_i1285" type="#_x0000_t75" style="width:179.75pt;height:54.95pt" o:ole="">
            <v:imagedata r:id="rId474" o:title=""/>
          </v:shape>
          <o:OLEObject Type="Embed" ProgID="Equation.DSMT4" ShapeID="_x0000_i1285" DrawAspect="Content" ObjectID="_1404112170" r:id="rId475"/>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220"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20"/>
      <w:r w:rsidR="00411592">
        <w:fldChar w:fldCharType="end"/>
      </w:r>
    </w:p>
    <w:p w:rsidR="00BC7423" w:rsidRDefault="00BC7423" w:rsidP="00BC7423">
      <w:pPr>
        <w:pStyle w:val="MTDisplayEquation"/>
      </w:pPr>
      <w:r>
        <w:tab/>
      </w:r>
      <w:r w:rsidR="003B6A3D" w:rsidRPr="003B6A3D">
        <w:rPr>
          <w:position w:val="-50"/>
        </w:rPr>
        <w:object w:dxaOrig="8900" w:dyaOrig="1120">
          <v:shape id="_x0000_i1286" type="#_x0000_t75" style="width:445.2pt;height:56.6pt" o:ole="">
            <v:imagedata r:id="rId476" o:title=""/>
          </v:shape>
          <o:OLEObject Type="Embed" ProgID="Equation.DSMT4" ShapeID="_x0000_i1286" DrawAspect="Content" ObjectID="_1404112171" r:id="rId477"/>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411592">
        <w:fldChar w:fldCharType="end"/>
      </w:r>
    </w:p>
    <w:p w:rsidR="003B6A3D" w:rsidRPr="003B6A3D" w:rsidRDefault="003B6A3D" w:rsidP="003B6A3D">
      <w:pPr>
        <w:pStyle w:val="MTDisplayEquation"/>
      </w:pPr>
      <w:r>
        <w:tab/>
      </w:r>
      <w:r w:rsidRPr="003B6A3D">
        <w:rPr>
          <w:position w:val="-78"/>
        </w:rPr>
        <w:object w:dxaOrig="3879" w:dyaOrig="1680">
          <v:shape id="_x0000_i1287" type="#_x0000_t75" style="width:194.55pt;height:84.1pt" o:ole="">
            <v:imagedata r:id="rId478" o:title=""/>
          </v:shape>
          <o:OLEObject Type="Embed" ProgID="Equation.DSMT4" ShapeID="_x0000_i1287" DrawAspect="Content" ObjectID="_1404112172" r:id="rId479"/>
        </w:object>
      </w:r>
      <w:r w:rsidR="008E3461">
        <w:rPr>
          <w:position w:val="-78"/>
        </w:rPr>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411592">
        <w:fldChar w:fldCharType="end"/>
      </w:r>
    </w:p>
    <w:p w:rsidR="004A6FA7" w:rsidRDefault="00532E81" w:rsidP="003F409B">
      <w:pPr>
        <w:rPr>
          <w:lang w:val="en-GB"/>
        </w:rPr>
      </w:pPr>
      <w:del w:id="221" w:author="Lenovo User" w:date="2012-07-13T12:54:00Z">
        <w:r w:rsidDel="005B3004">
          <w:rPr>
            <w:lang w:val="en-GB"/>
          </w:rPr>
          <w:delText xml:space="preserve">Analysis of the above </w:delText>
        </w:r>
        <w:r w:rsidR="003F409B" w:rsidDel="005B3004">
          <w:rPr>
            <w:lang w:val="en-GB"/>
          </w:rPr>
          <w:delText xml:space="preserve">differential </w:delText>
        </w:r>
        <w:r w:rsidDel="005B3004">
          <w:rPr>
            <w:lang w:val="en-GB"/>
          </w:rPr>
          <w:delText>equations shows</w:delText>
        </w:r>
        <w:r w:rsidR="00077199" w:rsidDel="005B3004">
          <w:rPr>
            <w:lang w:val="en-GB"/>
          </w:rPr>
          <w:delText>,</w:delText>
        </w:r>
        <w:r w:rsidDel="005B3004">
          <w:rPr>
            <w:lang w:val="en-GB"/>
          </w:rPr>
          <w:delText xml:space="preserve"> that </w:delText>
        </w:r>
      </w:del>
      <w:proofErr w:type="gramStart"/>
      <w:r w:rsidR="007D5F45">
        <w:rPr>
          <w:lang w:val="en-GB"/>
        </w:rPr>
        <w:t>these</w:t>
      </w:r>
      <w:proofErr w:type="gramEnd"/>
      <w:r w:rsidR="007D5F45">
        <w:rPr>
          <w:lang w:val="en-GB"/>
        </w:rPr>
        <w:t xml:space="preserv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w:t>
      </w:r>
      <w:r w:rsidR="003F409B">
        <w:rPr>
          <w:lang w:val="en-GB"/>
        </w:rPr>
        <w:lastRenderedPageBreak/>
        <w:t>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88" type="#_x0000_t75" style="width:69.8pt;height:18.7pt" o:ole="">
            <v:imagedata r:id="rId480" o:title=""/>
          </v:shape>
          <o:OLEObject Type="Embed" ProgID="Equation.DSMT4" ShapeID="_x0000_i1288" DrawAspect="Content" ObjectID="_1404112173" r:id="rId481"/>
        </w:object>
      </w:r>
      <w:r>
        <w:rPr>
          <w:lang w:val="en-GB"/>
        </w:rPr>
        <w:t>) and moments (</w:t>
      </w:r>
      <w:r w:rsidRPr="008E2D05">
        <w:rPr>
          <w:position w:val="-10"/>
        </w:rPr>
        <w:object w:dxaOrig="1440" w:dyaOrig="320">
          <v:shape id="_x0000_i1289" type="#_x0000_t75" style="width:1in;height:15.4pt" o:ole="">
            <v:imagedata r:id="rId458" o:title=""/>
          </v:shape>
          <o:OLEObject Type="Embed" ProgID="Equation.DSMT4" ShapeID="_x0000_i1289" DrawAspect="Content" ObjectID="_1404112174" r:id="rId482"/>
        </w:object>
      </w:r>
      <w:r>
        <w:rPr>
          <w:lang w:val="en-GB"/>
        </w:rPr>
        <w:t xml:space="preserve">). In the control system design these variables are called state variables because they completely define the state of a rigid body at any instance of time. The state variables are summarized in </w:t>
      </w:r>
      <w:r w:rsidR="00411592">
        <w:rPr>
          <w:lang w:val="en-GB"/>
        </w:rPr>
        <w:fldChar w:fldCharType="begin"/>
      </w:r>
      <w:r w:rsidR="00FC22D5">
        <w:rPr>
          <w:lang w:val="en-GB"/>
        </w:rPr>
        <w:instrText xml:space="preserve"> REF _Ref322087548 \h </w:instrText>
      </w:r>
      <w:r w:rsidR="00411592">
        <w:rPr>
          <w:lang w:val="en-GB"/>
        </w:rPr>
      </w:r>
      <w:r w:rsidR="00411592">
        <w:rPr>
          <w:lang w:val="en-GB"/>
        </w:rPr>
        <w:fldChar w:fldCharType="separate"/>
      </w:r>
      <w:r w:rsidR="00077199" w:rsidRPr="00FC22D5">
        <w:t xml:space="preserve">Table </w:t>
      </w:r>
      <w:r w:rsidR="00077199">
        <w:rPr>
          <w:noProof/>
        </w:rPr>
        <w:t>1</w:t>
      </w:r>
      <w:r w:rsidR="00411592">
        <w:rPr>
          <w:lang w:val="en-GB"/>
        </w:rPr>
        <w:fldChar w:fldCharType="end"/>
      </w:r>
      <w:r>
        <w:rPr>
          <w:lang w:val="en-GB"/>
        </w:rPr>
        <w:t>.</w:t>
      </w:r>
    </w:p>
    <w:p w:rsidR="00532E81" w:rsidRPr="00FC22D5" w:rsidRDefault="00532E81" w:rsidP="00D517DF">
      <w:pPr>
        <w:pStyle w:val="Caption"/>
        <w:keepNext/>
        <w:jc w:val="right"/>
        <w:rPr>
          <w:sz w:val="24"/>
          <w:szCs w:val="24"/>
        </w:rPr>
      </w:pPr>
      <w:bookmarkStart w:id="222" w:name="_Ref322087548"/>
      <w:proofErr w:type="gramStart"/>
      <w:r w:rsidRPr="00FC22D5">
        <w:rPr>
          <w:sz w:val="24"/>
          <w:szCs w:val="24"/>
        </w:rPr>
        <w:t xml:space="preserve">Table </w:t>
      </w:r>
      <w:r w:rsidR="00411592" w:rsidRPr="00FC22D5">
        <w:rPr>
          <w:sz w:val="24"/>
          <w:szCs w:val="24"/>
        </w:rPr>
        <w:fldChar w:fldCharType="begin"/>
      </w:r>
      <w:r w:rsidRPr="00FC22D5">
        <w:rPr>
          <w:sz w:val="24"/>
          <w:szCs w:val="24"/>
        </w:rPr>
        <w:instrText xml:space="preserve"> SEQ Table \* ARABIC </w:instrText>
      </w:r>
      <w:r w:rsidR="00411592" w:rsidRPr="00FC22D5">
        <w:rPr>
          <w:sz w:val="24"/>
          <w:szCs w:val="24"/>
        </w:rPr>
        <w:fldChar w:fldCharType="separate"/>
      </w:r>
      <w:r w:rsidR="00077199">
        <w:rPr>
          <w:noProof/>
          <w:sz w:val="24"/>
          <w:szCs w:val="24"/>
        </w:rPr>
        <w:t>1</w:t>
      </w:r>
      <w:r w:rsidR="00411592" w:rsidRPr="00FC22D5">
        <w:rPr>
          <w:sz w:val="24"/>
          <w:szCs w:val="24"/>
        </w:rPr>
        <w:fldChar w:fldCharType="end"/>
      </w:r>
      <w:bookmarkEnd w:id="222"/>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90" type="#_x0000_t75" style="width:62.1pt;height:18.7pt" o:ole="">
                  <v:imagedata r:id="rId483" o:title=""/>
                </v:shape>
                <o:OLEObject Type="Embed" ProgID="Equation.DSMT4" ShapeID="_x0000_i1290" DrawAspect="Content" ObjectID="_1404112175" r:id="rId484"/>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91" type="#_x0000_t75" style="width:65.95pt;height:19.8pt" o:ole="">
                  <v:imagedata r:id="rId411" o:title=""/>
                </v:shape>
                <o:OLEObject Type="Embed" ProgID="Equation.DSMT4" ShapeID="_x0000_i1291" DrawAspect="Content" ObjectID="_1404112176" r:id="rId485"/>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92" type="#_x0000_t75" style="width:41.2pt;height:15.4pt" o:ole="">
                  <v:imagedata r:id="rId486" o:title=""/>
                </v:shape>
                <o:OLEObject Type="Embed" ProgID="Equation.DSMT4" ShapeID="_x0000_i1292" DrawAspect="Content" ObjectID="_1404112177" r:id="rId487"/>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93" type="#_x0000_t75" style="width:59.9pt;height:15.4pt" o:ole="">
                  <v:imagedata r:id="rId413" o:title=""/>
                </v:shape>
                <o:OLEObject Type="Embed" ProgID="Equation.DSMT4" ShapeID="_x0000_i1293" DrawAspect="Content" ObjectID="_1404112178" r:id="rId488"/>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411592">
            <w:fldChar w:fldCharType="begin"/>
          </w:r>
          <w:r w:rsidR="00E7301A">
            <w:instrText xml:space="preserve"> CITATION Mueller2003 \l 1033 </w:instrText>
          </w:r>
          <w:r w:rsidR="00411592">
            <w:fldChar w:fldCharType="separate"/>
          </w:r>
          <w:r w:rsidR="000E4A83">
            <w:rPr>
              <w:noProof/>
            </w:rPr>
            <w:t>(Mueller and DeLaurier 2003)</w:t>
          </w:r>
          <w:r w:rsidR="00411592">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94" type="#_x0000_t75" style="width:11pt;height:12.65pt" o:ole="">
            <v:imagedata r:id="rId489" o:title=""/>
          </v:shape>
          <o:OLEObject Type="Embed" ProgID="Equation.DSMT4" ShapeID="_x0000_i1294" DrawAspect="Content" ObjectID="_1404112179" r:id="rId490"/>
        </w:object>
      </w:r>
      <w:r w:rsidR="00386FBC">
        <w:t xml:space="preserve"> and is called </w:t>
      </w:r>
      <w:r w:rsidR="008E3461">
        <w:t xml:space="preserve">the </w:t>
      </w:r>
      <w:r w:rsidR="00386FBC">
        <w:t xml:space="preserve">weight of the UAV. </w:t>
      </w:r>
    </w:p>
    <w:p w:rsidR="00386FBC" w:rsidRDefault="00386FBC" w:rsidP="00386FBC">
      <w:pPr>
        <w:pStyle w:val="MTDisplayEquation"/>
      </w:pPr>
      <w:r>
        <w:tab/>
      </w:r>
      <w:r w:rsidR="008E3461" w:rsidRPr="00386FBC">
        <w:rPr>
          <w:position w:val="-50"/>
        </w:rPr>
        <w:object w:dxaOrig="1140" w:dyaOrig="1120">
          <v:shape id="_x0000_i1295" type="#_x0000_t75" style="width:57.15pt;height:56.6pt" o:ole="">
            <v:imagedata r:id="rId491" o:title=""/>
          </v:shape>
          <o:OLEObject Type="Embed" ProgID="Equation.DSMT4" ShapeID="_x0000_i1295" DrawAspect="Content" ObjectID="_1404112180" r:id="rId492"/>
        </w:object>
      </w:r>
      <w:r w:rsidR="008E3461">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411592">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411592">
        <w:fldChar w:fldCharType="begin"/>
      </w:r>
      <w:r>
        <w:instrText xml:space="preserve"> GOTOBUTTON ZEqnNum469357  \* MERGEFORMAT </w:instrText>
      </w:r>
      <w:r w:rsidR="00411592">
        <w:fldChar w:fldCharType="begin"/>
      </w:r>
      <w:r w:rsidR="0057266A">
        <w:instrText xml:space="preserve"> REF ZEqnNum469357 \* Charformat \! \* MERGEFORMAT </w:instrText>
      </w:r>
      <w:r w:rsidR="00411592">
        <w:fldChar w:fldCharType="separate"/>
      </w:r>
      <w:r w:rsidR="00077199">
        <w:instrText>(1.39)</w:instrText>
      </w:r>
      <w:r w:rsidR="00411592">
        <w:fldChar w:fldCharType="end"/>
      </w:r>
      <w:r w:rsidR="00411592">
        <w:fldChar w:fldCharType="end"/>
      </w:r>
      <w:r w:rsidR="008E3461">
        <w:t>,</w:t>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96" type="#_x0000_t75" style="width:15.4pt;height:18.7pt" o:ole="">
            <v:imagedata r:id="rId493" o:title=""/>
          </v:shape>
          <o:OLEObject Type="Embed" ProgID="Equation.DSMT4" ShapeID="_x0000_i1296" DrawAspect="Content" ObjectID="_1404112181" r:id="rId494"/>
        </w:object>
      </w:r>
      <w:r w:rsidR="00386FBC">
        <w:t xml:space="preserve"> enables </w:t>
      </w:r>
      <w:r w:rsidR="008E3461">
        <w:t>this transformation:</w:t>
      </w:r>
    </w:p>
    <w:p w:rsidR="00A947BE" w:rsidRDefault="00A947BE" w:rsidP="00A947BE">
      <w:pPr>
        <w:pStyle w:val="MTDisplayEquation"/>
      </w:pPr>
      <w:r>
        <w:tab/>
      </w:r>
      <w:r w:rsidR="008E3461" w:rsidRPr="00A947BE">
        <w:rPr>
          <w:position w:val="-50"/>
        </w:rPr>
        <w:object w:dxaOrig="3220" w:dyaOrig="1120">
          <v:shape id="_x0000_i1297" type="#_x0000_t75" style="width:160.5pt;height:56.6pt" o:ole="">
            <v:imagedata r:id="rId495" o:title=""/>
          </v:shape>
          <o:OLEObject Type="Embed" ProgID="Equation.DSMT4" ShapeID="_x0000_i1297" DrawAspect="Content" ObjectID="_1404112182" r:id="rId496"/>
        </w:object>
      </w:r>
      <w:r w:rsidR="008E3461">
        <w:t>.</w:t>
      </w:r>
      <w:r>
        <w:tab/>
      </w:r>
      <w:r w:rsidR="00411592">
        <w:fldChar w:fldCharType="begin"/>
      </w:r>
      <w:r w:rsidR="004801E5">
        <w:instrText xml:space="preserve"> MACROBUTTON MTPlaceRef \* MERGEFORMAT </w:instrText>
      </w:r>
      <w:r w:rsidR="00411592">
        <w:fldChar w:fldCharType="begin"/>
      </w:r>
      <w:r w:rsidR="004801E5">
        <w:instrText xml:space="preserve"> SEQ MTEqn \h \* MERGEFORMAT </w:instrText>
      </w:r>
      <w:r w:rsidR="00411592">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411592">
        <w:fldChar w:fldCharType="end"/>
      </w:r>
    </w:p>
    <w:p w:rsidR="00386FBC" w:rsidRDefault="00386FBC" w:rsidP="00386FBC">
      <w:r>
        <w:lastRenderedPageBreak/>
        <w:t xml:space="preserve">Since the gravitational force acts </w:t>
      </w:r>
      <w:del w:id="223" w:author="Lenovo User" w:date="2012-07-13T12:56:00Z">
        <w:r w:rsidDel="005B3004">
          <w:delText xml:space="preserve">through </w:delText>
        </w:r>
      </w:del>
      <w:ins w:id="224" w:author="Lenovo User" w:date="2012-07-13T12:56:00Z">
        <w:r w:rsidR="005B3004">
          <w:t xml:space="preserve">at </w:t>
        </w:r>
      </w:ins>
      <w:r>
        <w:t xml:space="preserve">the CG of the airplane, the corresponding moment contribution is </w:t>
      </w:r>
      <w:proofErr w:type="gramStart"/>
      <w:r>
        <w:t>zero</w:t>
      </w:r>
      <w:r w:rsidR="00826F7B">
        <w:t>,</w:t>
      </w:r>
      <w:r w:rsidR="00A947BE" w:rsidRPr="00A947BE">
        <w:rPr>
          <w:position w:val="-14"/>
        </w:rPr>
        <w:object w:dxaOrig="1480" w:dyaOrig="400">
          <v:shape id="_x0000_i1298" type="#_x0000_t75" style="width:74.2pt;height:19.8pt" o:ole="">
            <v:imagedata r:id="rId497" o:title=""/>
          </v:shape>
          <o:OLEObject Type="Embed" ProgID="Equation.DSMT4" ShapeID="_x0000_i1298" DrawAspect="Content" ObjectID="_1404112183" r:id="rId498"/>
        </w:object>
      </w:r>
      <w:r>
        <w:t>.</w:t>
      </w:r>
      <w:proofErr w:type="gramEnd"/>
      <w:ins w:id="225" w:author="Lenovo User" w:date="2012-07-13T12:56:00Z">
        <w:r w:rsidR="005B3004">
          <w:t xml:space="preserve"> Only if the origin is chosen at CG</w:t>
        </w:r>
      </w:ins>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w:t>
      </w:r>
      <w:proofErr w:type="gramStart"/>
      <w:r w:rsidR="00414BAE">
        <w:t>systems</w:t>
      </w:r>
      <w:r w:rsidR="007639A6">
        <w:t>,</w:t>
      </w:r>
      <w:proofErr w:type="gramEnd"/>
      <w:r w:rsidR="00414BAE">
        <w:t xml:space="preserve"> can be found in </w:t>
      </w:r>
      <w:sdt>
        <w:sdtPr>
          <w:id w:val="175350777"/>
          <w:citation/>
        </w:sdtPr>
        <w:sdtContent>
          <w:r w:rsidR="00411592">
            <w:fldChar w:fldCharType="begin"/>
          </w:r>
          <w:r w:rsidR="00E7301A">
            <w:instrText xml:space="preserve"> CITATION UAV_Roadmap2001 \l 1033  </w:instrText>
          </w:r>
          <w:r w:rsidR="00411592">
            <w:fldChar w:fldCharType="separate"/>
          </w:r>
          <w:r w:rsidR="000E4A83">
            <w:rPr>
              <w:noProof/>
            </w:rPr>
            <w:t>(OSD 2001)</w:t>
          </w:r>
          <w:r w:rsidR="00411592">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4B2D42" w:rsidRPr="004B2D42">
        <w:rPr>
          <w:position w:val="-12"/>
        </w:rPr>
        <w:object w:dxaOrig="300" w:dyaOrig="360">
          <v:shape id="_x0000_i1299" type="#_x0000_t75" style="width:14.85pt;height:18.7pt" o:ole="">
            <v:imagedata r:id="rId499" o:title=""/>
          </v:shape>
          <o:OLEObject Type="Embed" ProgID="Equation.DSMT4" ShapeID="_x0000_i1299" DrawAspect="Content" ObjectID="_1404112184" r:id="rId500"/>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300" type="#_x0000_t75" style="width:12.65pt;height:18.7pt" o:ole="">
            <v:imagedata r:id="rId501" o:title=""/>
          </v:shape>
          <o:OLEObject Type="Embed" ProgID="Equation.DSMT4" ShapeID="_x0000_i1300" DrawAspect="Content" ObjectID="_1404112185" r:id="rId502"/>
        </w:object>
      </w:r>
      <w:r w:rsidR="004B2D42">
        <w:t xml:space="preserve">-axis. </w:t>
      </w:r>
      <w:r>
        <w:t>If the</w:t>
      </w:r>
      <w:r w:rsidR="004B2D42">
        <w:t xml:space="preserve"> orientation of </w:t>
      </w:r>
      <w:r w:rsidR="007639A6">
        <w:t xml:space="preserve">the </w:t>
      </w:r>
      <w:r>
        <w:t xml:space="preserve">thrust vector </w:t>
      </w:r>
      <w:r w:rsidR="004B2D42" w:rsidRPr="004B2D42">
        <w:rPr>
          <w:position w:val="-12"/>
        </w:rPr>
        <w:object w:dxaOrig="300" w:dyaOrig="360">
          <v:shape id="_x0000_i1301" type="#_x0000_t75" style="width:14.85pt;height:18.7pt" o:ole="">
            <v:imagedata r:id="rId499" o:title=""/>
          </v:shape>
          <o:OLEObject Type="Embed" ProgID="Equation.DSMT4" ShapeID="_x0000_i1301" DrawAspect="Content" ObjectID="_1404112186" r:id="rId503"/>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4B2D42" w:rsidRPr="004B2D42">
        <w:rPr>
          <w:position w:val="-12"/>
        </w:rPr>
        <w:object w:dxaOrig="300" w:dyaOrig="360">
          <v:shape id="_x0000_i1302" type="#_x0000_t75" style="width:14.85pt;height:18.7pt" o:ole="">
            <v:imagedata r:id="rId499" o:title=""/>
          </v:shape>
          <o:OLEObject Type="Embed" ProgID="Equation.DSMT4" ShapeID="_x0000_i1302" DrawAspect="Content" ObjectID="_1404112187" r:id="rId504"/>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303" type="#_x0000_t75" style="width:14.85pt;height:18.7pt" o:ole="">
            <v:imagedata r:id="rId505" o:title=""/>
          </v:shape>
          <o:OLEObject Type="Embed" ProgID="Equation.DSMT4" ShapeID="_x0000_i1303" DrawAspect="Content" ObjectID="_1404112188" r:id="rId506"/>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304" type="#_x0000_t75" style="width:18.7pt;height:18.7pt" o:ole="">
            <v:imagedata r:id="rId507" o:title=""/>
          </v:shape>
          <o:OLEObject Type="Embed" ProgID="Equation.DSMT4" ShapeID="_x0000_i1304" DrawAspect="Content" ObjectID="_1404112189" r:id="rId508"/>
        </w:object>
      </w:r>
      <w:r w:rsidR="00550D02">
        <w:t xml:space="preserve">of thrust in </w:t>
      </w:r>
      <w:r w:rsidR="00550D02" w:rsidRPr="004B2D42">
        <w:rPr>
          <w:position w:val="-12"/>
        </w:rPr>
        <w:object w:dxaOrig="260" w:dyaOrig="360">
          <v:shape id="_x0000_i1305" type="#_x0000_t75" style="width:12.65pt;height:18.7pt" o:ole="">
            <v:imagedata r:id="rId501" o:title=""/>
          </v:shape>
          <o:OLEObject Type="Embed" ProgID="Equation.DSMT4" ShapeID="_x0000_i1305" DrawAspect="Content" ObjectID="_1404112190" r:id="rId509"/>
        </w:object>
      </w:r>
      <w:r w:rsidR="00550D02">
        <w:t xml:space="preserve"> direction and the moment </w:t>
      </w:r>
      <w:r w:rsidR="00550D02" w:rsidRPr="00550D02">
        <w:rPr>
          <w:position w:val="-4"/>
        </w:rPr>
        <w:object w:dxaOrig="220" w:dyaOrig="260">
          <v:shape id="_x0000_i1306" type="#_x0000_t75" style="width:11pt;height:12.65pt" o:ole="">
            <v:imagedata r:id="rId510" o:title=""/>
          </v:shape>
          <o:OLEObject Type="Embed" ProgID="Equation.DSMT4" ShapeID="_x0000_i1306" DrawAspect="Content" ObjectID="_1404112191" r:id="rId511"/>
        </w:object>
      </w:r>
      <w:r w:rsidR="00550D02">
        <w:t xml:space="preserve">around </w:t>
      </w:r>
      <w:r w:rsidR="00550D02" w:rsidRPr="004B2D42">
        <w:rPr>
          <w:position w:val="-12"/>
        </w:rPr>
        <w:object w:dxaOrig="260" w:dyaOrig="360">
          <v:shape id="_x0000_i1307" type="#_x0000_t75" style="width:12.65pt;height:18.7pt" o:ole="">
            <v:imagedata r:id="rId501" o:title=""/>
          </v:shape>
          <o:OLEObject Type="Embed" ProgID="Equation.DSMT4" ShapeID="_x0000_i1307" DrawAspect="Content" ObjectID="_1404112192" r:id="rId512"/>
        </w:object>
      </w:r>
      <w:r w:rsidR="00550D02">
        <w:t>axis can be considered proportional to the thrust control command</w:t>
      </w:r>
      <w:r w:rsidR="00550D02" w:rsidRPr="00550D02">
        <w:rPr>
          <w:position w:val="-12"/>
        </w:rPr>
        <w:object w:dxaOrig="300" w:dyaOrig="360">
          <v:shape id="_x0000_i1308" type="#_x0000_t75" style="width:14.85pt;height:18.7pt" o:ole="">
            <v:imagedata r:id="rId513" o:title=""/>
          </v:shape>
          <o:OLEObject Type="Embed" ProgID="Equation.DSMT4" ShapeID="_x0000_i1308" DrawAspect="Content" ObjectID="_1404112193" r:id="rId514"/>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rPr>
          <w:ins w:id="226" w:author="Lenovo User" w:date="2012-07-13T13:00:00Z"/>
        </w:rPr>
      </w:pPr>
      <w:r>
        <w:tab/>
      </w:r>
      <w:r w:rsidR="007639A6" w:rsidRPr="00627469">
        <w:rPr>
          <w:position w:val="-50"/>
        </w:rPr>
        <w:object w:dxaOrig="4180" w:dyaOrig="1120">
          <v:shape id="_x0000_i1309" type="#_x0000_t75" style="width:208.85pt;height:56.6pt" o:ole="">
            <v:imagedata r:id="rId515" o:title=""/>
          </v:shape>
          <o:OLEObject Type="Embed" ProgID="Equation.DSMT4" ShapeID="_x0000_i1309" DrawAspect="Content" ObjectID="_1404112194" r:id="rId516"/>
        </w:object>
      </w:r>
      <w:r w:rsidR="007639A6">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411592">
        <w:fldChar w:fldCharType="end"/>
      </w:r>
    </w:p>
    <w:p w:rsidR="00000000" w:rsidRDefault="005B3004">
      <w:pPr>
        <w:pPrChange w:id="227" w:author="Lenovo User" w:date="2012-07-13T13:00:00Z">
          <w:pPr>
            <w:pStyle w:val="MTDisplayEquation"/>
          </w:pPr>
        </w:pPrChange>
      </w:pPr>
      <w:ins w:id="228" w:author="Lenovo User" w:date="2012-07-13T13:00:00Z">
        <w:r>
          <w:t xml:space="preserve">I don’t understand how thrust would cause a roll moment. </w:t>
        </w:r>
      </w:ins>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411592" w:rsidRPr="00826F7B">
            <w:fldChar w:fldCharType="begin"/>
          </w:r>
          <w:r w:rsidR="00FC40A6" w:rsidRPr="00826F7B">
            <w:instrText xml:space="preserve"> CITATION Beard_McLain2012 \l 1033 </w:instrText>
          </w:r>
          <w:r w:rsidR="00411592" w:rsidRPr="00826F7B">
            <w:fldChar w:fldCharType="separate"/>
          </w:r>
          <w:r w:rsidR="000E4A83">
            <w:rPr>
              <w:noProof/>
            </w:rPr>
            <w:t>(Beard and McLain 2012)</w:t>
          </w:r>
          <w:r w:rsidR="00411592"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BE10BF">
      <w:del w:id="229" w:author="Lenovo User" w:date="2012-07-13T13:02:00Z">
        <w:r w:rsidDel="005B3004">
          <w:delText xml:space="preserve">Turbulent atmosphere enters the equations of motion by changing the vector </w:delText>
        </w:r>
        <w:r w:rsidRPr="00BE10BF" w:rsidDel="005B3004">
          <w:rPr>
            <w:position w:val="-12"/>
          </w:rPr>
          <w:object w:dxaOrig="320" w:dyaOrig="360">
            <v:shape id="_x0000_i1310" type="#_x0000_t75" style="width:15.4pt;height:18.7pt" o:ole="">
              <v:imagedata r:id="rId517" o:title=""/>
            </v:shape>
            <o:OLEObject Type="Embed" ProgID="Equation.DSMT4" ShapeID="_x0000_i1310" DrawAspect="Content" ObjectID="_1404112195" r:id="rId518"/>
          </w:object>
        </w:r>
        <w:r w:rsidDel="005B3004">
          <w:delText xml:space="preserve"> resolved with respect to the air. </w:delText>
        </w:r>
      </w:del>
      <w:r>
        <w:t>In the previous discussion</w:t>
      </w:r>
      <w:r w:rsidR="00826F7B">
        <w:t xml:space="preserve"> of the wind frame</w:t>
      </w:r>
      <w:r w:rsidR="00D32260">
        <w:t>,</w:t>
      </w:r>
      <w:r>
        <w:t xml:space="preserve"> it was assumed that </w:t>
      </w:r>
      <w:r w:rsidR="00D32260">
        <w:t xml:space="preserve">the </w:t>
      </w:r>
      <w:r>
        <w:t>wind</w:t>
      </w:r>
      <w:r w:rsidRPr="00FF71AA">
        <w:rPr>
          <w:position w:val="-12"/>
        </w:rPr>
        <w:object w:dxaOrig="340" w:dyaOrig="360">
          <v:shape id="_x0000_i1311" type="#_x0000_t75" style="width:17.05pt;height:18.7pt" o:ole="">
            <v:imagedata r:id="rId303" o:title=""/>
          </v:shape>
          <o:OLEObject Type="Embed" ProgID="Equation.DSMT4" ShapeID="_x0000_i1311" DrawAspect="Content" ObjectID="_1404112196" r:id="rId519"/>
        </w:object>
      </w:r>
      <w:r>
        <w:t xml:space="preserve"> defined in the LTP frame is constant, thus the velocities are related by the “wind triangle” equation:</w:t>
      </w:r>
    </w:p>
    <w:p w:rsidR="00BE10BF" w:rsidRDefault="00BE10BF" w:rsidP="00BE10BF">
      <w:pPr>
        <w:pStyle w:val="MTDisplayEquation"/>
      </w:pPr>
      <w:r>
        <w:tab/>
      </w:r>
      <w:r w:rsidR="00380FC3" w:rsidRPr="00FF71AA">
        <w:rPr>
          <w:position w:val="-14"/>
        </w:rPr>
        <w:object w:dxaOrig="1320" w:dyaOrig="380">
          <v:shape id="_x0000_i1312" type="#_x0000_t75" style="width:65.95pt;height:18.7pt" o:ole="">
            <v:imagedata r:id="rId301" o:title=""/>
          </v:shape>
          <o:OLEObject Type="Embed" ProgID="Equation.DSMT4" ShapeID="_x0000_i1312" DrawAspect="Content" ObjectID="_1404112197" r:id="rId520"/>
        </w:object>
      </w:r>
      <w:r w:rsidR="00380FC3">
        <w:t>.</w:t>
      </w:r>
      <w:r>
        <w:tab/>
      </w:r>
    </w:p>
    <w:p w:rsidR="00BE10BF" w:rsidRDefault="00BE10BF" w:rsidP="00BE10BF">
      <w:r>
        <w:t xml:space="preserve">The most common </w:t>
      </w:r>
      <w:r w:rsidR="00826F7B">
        <w:t xml:space="preserve">approach </w:t>
      </w:r>
      <w:sdt>
        <w:sdtPr>
          <w:id w:val="261939358"/>
          <w:citation/>
        </w:sdtPr>
        <w:sdtContent>
          <w:r w:rsidR="00411592">
            <w:fldChar w:fldCharType="begin"/>
          </w:r>
          <w:r w:rsidR="00E7301A">
            <w:instrText xml:space="preserve"> CITATION McRuer \l 1033 </w:instrText>
          </w:r>
          <w:r w:rsidR="00411592">
            <w:fldChar w:fldCharType="separate"/>
          </w:r>
          <w:r w:rsidR="000E4A83">
            <w:rPr>
              <w:noProof/>
            </w:rPr>
            <w:t>(McRuer, Ashkenas and Graham 1999)</w:t>
          </w:r>
          <w:r w:rsidR="00411592">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one </w:t>
      </w:r>
      <w:r w:rsidR="00D5633F" w:rsidRPr="00D5633F">
        <w:rPr>
          <w:position w:val="-14"/>
        </w:rPr>
        <w:object w:dxaOrig="639" w:dyaOrig="400">
          <v:shape id="_x0000_i1313" type="#_x0000_t75" style="width:32.45pt;height:19.8pt" o:ole="">
            <v:imagedata r:id="rId521" o:title=""/>
          </v:shape>
          <o:OLEObject Type="Embed" ProgID="Equation.DSMT4" ShapeID="_x0000_i1313" DrawAspect="Content" ObjectID="_1404112198" r:id="rId522"/>
        </w:object>
      </w:r>
      <w:r w:rsidR="00D5633F">
        <w:t xml:space="preserve">defines the steady wind in the Earth fixed frame, and therefore it can be presented by the measurements in </w:t>
      </w:r>
      <w:r w:rsidR="00D32260">
        <w:t xml:space="preserve">the </w:t>
      </w:r>
      <w:r w:rsidR="00D5633F">
        <w:t xml:space="preserve">LTP frame. The second component </w:t>
      </w:r>
      <w:r w:rsidR="00D5633F" w:rsidRPr="00D5633F">
        <w:rPr>
          <w:position w:val="-14"/>
        </w:rPr>
        <w:object w:dxaOrig="540" w:dyaOrig="400">
          <v:shape id="_x0000_i1314" type="#_x0000_t75" style="width:26.95pt;height:19.8pt" o:ole="">
            <v:imagedata r:id="rId523" o:title=""/>
          </v:shape>
          <o:OLEObject Type="Embed" ProgID="Equation.DSMT4" ShapeID="_x0000_i1314" DrawAspect="Content" ObjectID="_1404112199" r:id="rId524"/>
        </w:object>
      </w:r>
      <w:r w:rsidR="00D5633F">
        <w:t xml:space="preserve"> is stochastic</w:t>
      </w:r>
      <w:r w:rsidR="00826F7B">
        <w:t>,</w:t>
      </w:r>
      <w:r w:rsidR="00D5633F">
        <w:t xml:space="preserve"> </w:t>
      </w:r>
      <w:r w:rsidR="00D32260">
        <w:t>which</w:t>
      </w:r>
      <w:r w:rsidR="00D5633F">
        <w:t xml:space="preserve"> represents the short period disturbances or gusts expressed in the body fixed frame. Since </w:t>
      </w:r>
      <w:r w:rsidR="00D5633F">
        <w:lastRenderedPageBreak/>
        <w:t>the equations of motion are written in the body fixed frame</w:t>
      </w:r>
      <w:r w:rsidR="00826F7B">
        <w:t>,</w:t>
      </w:r>
      <w:r w:rsidR="00D5633F">
        <w:t xml:space="preserve"> </w:t>
      </w:r>
      <w:ins w:id="230" w:author="Lenovo User" w:date="2012-07-13T13:04:00Z">
        <w:r w:rsidR="00E96A49">
          <w:t xml:space="preserve">then </w:t>
        </w:r>
      </w:ins>
      <w:del w:id="231" w:author="Lenovo User" w:date="2012-07-13T13:04:00Z">
        <w:r w:rsidR="00D5633F" w:rsidDel="00E96A49">
          <w:delText>the</w:delText>
        </w:r>
        <w:r w:rsidR="00A353F0" w:rsidDel="00E96A49">
          <w:delText xml:space="preserve"> LTP to body </w:delText>
        </w:r>
        <w:r w:rsidR="00826F7B" w:rsidDel="00E96A49">
          <w:delText>rotation</w:delText>
        </w:r>
        <w:r w:rsidR="00A353F0" w:rsidDel="00E96A49">
          <w:delText xml:space="preserve"> </w:delText>
        </w:r>
        <w:r w:rsidR="00A353F0" w:rsidRPr="00A353F0" w:rsidDel="00E96A49">
          <w:rPr>
            <w:position w:val="-12"/>
          </w:rPr>
          <w:object w:dxaOrig="320" w:dyaOrig="380">
            <v:shape id="_x0000_i1315" type="#_x0000_t75" style="width:15.4pt;height:18.7pt" o:ole="">
              <v:imagedata r:id="rId525" o:title=""/>
            </v:shape>
            <o:OLEObject Type="Embed" ProgID="Equation.DSMT4" ShapeID="_x0000_i1315" DrawAspect="Content" ObjectID="_1404112200" r:id="rId526"/>
          </w:object>
        </w:r>
        <w:r w:rsidR="00A353F0" w:rsidDel="00E96A49">
          <w:delText>serves the purpose</w:delText>
        </w:r>
        <w:r w:rsidR="00826F7B" w:rsidDel="00E96A49">
          <w:delText xml:space="preserve"> of this transformation</w:delText>
        </w:r>
        <w:r w:rsidR="00A353F0" w:rsidDel="00E96A49">
          <w:delText xml:space="preserve">. </w:delText>
        </w:r>
      </w:del>
    </w:p>
    <w:p w:rsidR="00B618A8" w:rsidRDefault="00B618A8" w:rsidP="00B618A8">
      <w:pPr>
        <w:pStyle w:val="MTDisplayEquation"/>
      </w:pPr>
      <w:r>
        <w:tab/>
      </w:r>
      <w:r w:rsidR="00380FC3" w:rsidRPr="00D5633F">
        <w:rPr>
          <w:position w:val="-14"/>
        </w:rPr>
        <w:object w:dxaOrig="2079" w:dyaOrig="400">
          <v:shape id="_x0000_i1316" type="#_x0000_t75" style="width:104.45pt;height:19.8pt" o:ole="">
            <v:imagedata r:id="rId527" o:title=""/>
          </v:shape>
          <o:OLEObject Type="Embed" ProgID="Equation.DSMT4" ShapeID="_x0000_i1316" DrawAspect="Content" ObjectID="_1404112201" r:id="rId528"/>
        </w:object>
      </w:r>
      <w:r w:rsidR="00380FC3">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411592">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380FC3" w:rsidRPr="00B618A8">
        <w:rPr>
          <w:position w:val="-52"/>
        </w:rPr>
        <w:object w:dxaOrig="4000" w:dyaOrig="1160">
          <v:shape id="_x0000_i1317" type="#_x0000_t75" style="width:200.05pt;height:58.25pt" o:ole="">
            <v:imagedata r:id="rId529" o:title=""/>
          </v:shape>
          <o:OLEObject Type="Embed" ProgID="Equation.DSMT4" ShapeID="_x0000_i1317" DrawAspect="Content" ObjectID="_1404112202" r:id="rId530"/>
        </w:object>
      </w:r>
      <w:r w:rsidR="00380FC3">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411592">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18" type="#_x0000_t75" style="width:312.2pt;height:39.55pt" o:ole="">
            <v:imagedata r:id="rId531" o:title=""/>
          </v:shape>
          <o:OLEObject Type="Embed" ProgID="Equation.DSMT4" ShapeID="_x0000_i1318" DrawAspect="Content" ObjectID="_1404112203" r:id="rId532"/>
        </w:object>
      </w:r>
    </w:p>
    <w:p w:rsidR="00DE3079" w:rsidRDefault="005B3004" w:rsidP="000C06EC">
      <w:ins w:id="232" w:author="Lenovo User" w:date="2012-07-13T13:02:00Z">
        <w:r>
          <w:t xml:space="preserve">What is </w:t>
        </w:r>
        <w:proofErr w:type="spellStart"/>
        <w:r w:rsidR="00411592" w:rsidRPr="00411592">
          <w:rPr>
            <w:i/>
            <w:rPrChange w:id="233" w:author="Lenovo User" w:date="2012-07-13T13:03:00Z">
              <w:rPr/>
            </w:rPrChange>
          </w:rPr>
          <w:t>a</w:t>
        </w:r>
        <w:proofErr w:type="gramStart"/>
        <w:r>
          <w:t>?</w:t>
        </w:r>
      </w:ins>
      <w:r w:rsidR="00B618A8">
        <w:t>Modeling</w:t>
      </w:r>
      <w:proofErr w:type="spellEnd"/>
      <w:proofErr w:type="gramEnd"/>
      <w:r w:rsidR="00B618A8">
        <w:t xml:space="preserve"> of the stochastic and steady components of wind is based </w:t>
      </w:r>
      <w:r w:rsidR="00380FC3">
        <w:t xml:space="preserve">primarily </w:t>
      </w:r>
      <w:r w:rsidR="00B618A8">
        <w:t xml:space="preserve">on experimental observations </w:t>
      </w:r>
      <w:r w:rsidR="005728E3">
        <w:t>expressed using</w:t>
      </w:r>
      <w:r w:rsidR="00B618A8">
        <w:t xml:space="preserve"> linear filters. The most widely used techniques are represented by von Karman and Dryden wind turbulence </w:t>
      </w:r>
      <w:r w:rsidR="00B612D8">
        <w:t xml:space="preserve">models </w:t>
      </w:r>
      <w:sdt>
        <w:sdtPr>
          <w:id w:val="261939390"/>
          <w:citation/>
        </w:sdtPr>
        <w:sdtContent>
          <w:r w:rsidR="00411592">
            <w:fldChar w:fldCharType="begin"/>
          </w:r>
          <w:r w:rsidR="00B618A8">
            <w:rPr>
              <w:i/>
            </w:rPr>
            <w:instrText xml:space="preserve"> CITATION Hoblit2001 \l 1033 </w:instrText>
          </w:r>
          <w:r w:rsidR="00411592">
            <w:fldChar w:fldCharType="separate"/>
          </w:r>
          <w:r w:rsidR="000E4A83">
            <w:rPr>
              <w:noProof/>
            </w:rPr>
            <w:t>(Hoblit 2001)</w:t>
          </w:r>
          <w:r w:rsidR="00411592">
            <w:fldChar w:fldCharType="end"/>
          </w:r>
        </w:sdtContent>
      </w:sdt>
      <w:r w:rsidR="00B618A8">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411592">
            <w:fldChar w:fldCharType="begin"/>
          </w:r>
          <w:r w:rsidR="00E7301A">
            <w:instrText xml:space="preserve"> CITATION Ashley_Landahl1985 \l 1033 </w:instrText>
          </w:r>
          <w:r w:rsidR="00411592">
            <w:fldChar w:fldCharType="separate"/>
          </w:r>
          <w:r w:rsidR="000E4A83">
            <w:rPr>
              <w:noProof/>
            </w:rPr>
            <w:t>(Ashley and Landahl 1985)</w:t>
          </w:r>
          <w:r w:rsidR="00411592">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w:t>
      </w:r>
      <w:ins w:id="234" w:author="Lenovo User" w:date="2012-07-13T14:48:00Z">
        <w:r w:rsidR="00612EEE">
          <w:t>s</w:t>
        </w:r>
      </w:ins>
      <w:r w:rsidR="00DE552B">
        <w:t xml:space="preserve">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411592">
        <w:fldChar w:fldCharType="begin"/>
      </w:r>
      <w:r w:rsidR="00D368F1">
        <w:instrText xml:space="preserve"> REF _Ref322115787 \h </w:instrText>
      </w:r>
      <w:r w:rsidR="00411592">
        <w:fldChar w:fldCharType="separate"/>
      </w:r>
      <w:r w:rsidR="00077199" w:rsidRPr="00D368F1">
        <w:t xml:space="preserve">Figure </w:t>
      </w:r>
      <w:r w:rsidR="00077199">
        <w:rPr>
          <w:noProof/>
        </w:rPr>
        <w:t>9</w:t>
      </w:r>
      <w:r w:rsidR="00411592">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9" type="#_x0000_t75" style="width:9.9pt;height:15.4pt" o:ole="">
            <v:imagedata r:id="rId533" o:title=""/>
          </v:shape>
          <o:OLEObject Type="Embed" ProgID="Equation.DSMT4" ShapeID="_x0000_i1319" DrawAspect="Content" ObjectID="_1404112204" r:id="rId534"/>
        </w:object>
      </w:r>
      <w:r w:rsidR="007643CF">
        <w:t xml:space="preserve">, the elevator is used to control the pitch </w:t>
      </w:r>
      <w:r w:rsidR="00452D2A">
        <w:t>angle</w:t>
      </w:r>
      <w:r w:rsidR="007643CF" w:rsidRPr="007643CF">
        <w:rPr>
          <w:position w:val="-6"/>
        </w:rPr>
        <w:object w:dxaOrig="200" w:dyaOrig="279">
          <v:shape id="_x0000_i1320" type="#_x0000_t75" style="width:9.9pt;height:13.75pt" o:ole="">
            <v:imagedata r:id="rId535" o:title=""/>
          </v:shape>
          <o:OLEObject Type="Embed" ProgID="Equation.DSMT4" ShapeID="_x0000_i1320" DrawAspect="Content" ObjectID="_1404112205" r:id="rId536"/>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21" type="#_x0000_t75" style="width:12.1pt;height:12.65pt" o:ole="">
            <v:imagedata r:id="rId537" o:title=""/>
          </v:shape>
          <o:OLEObject Type="Embed" ProgID="Equation.DSMT4" ShapeID="_x0000_i1321" DrawAspect="Content" ObjectID="_1404112206" r:id="rId538"/>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39"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235" w:name="_Ref322115787"/>
      <w:proofErr w:type="gramStart"/>
      <w:r w:rsidRPr="00D368F1">
        <w:rPr>
          <w:sz w:val="24"/>
          <w:szCs w:val="24"/>
        </w:rPr>
        <w:t xml:space="preserve">Figure </w:t>
      </w:r>
      <w:r w:rsidR="00411592" w:rsidRPr="00D368F1">
        <w:rPr>
          <w:sz w:val="24"/>
          <w:szCs w:val="24"/>
        </w:rPr>
        <w:fldChar w:fldCharType="begin"/>
      </w:r>
      <w:r w:rsidRPr="00D368F1">
        <w:rPr>
          <w:sz w:val="24"/>
          <w:szCs w:val="24"/>
        </w:rPr>
        <w:instrText xml:space="preserve"> SEQ Figure \* ARABIC </w:instrText>
      </w:r>
      <w:r w:rsidR="00411592" w:rsidRPr="00D368F1">
        <w:rPr>
          <w:sz w:val="24"/>
          <w:szCs w:val="24"/>
        </w:rPr>
        <w:fldChar w:fldCharType="separate"/>
      </w:r>
      <w:r w:rsidR="00077199">
        <w:rPr>
          <w:noProof/>
          <w:sz w:val="24"/>
          <w:szCs w:val="24"/>
        </w:rPr>
        <w:t>9</w:t>
      </w:r>
      <w:r w:rsidR="00411592" w:rsidRPr="00D368F1">
        <w:rPr>
          <w:sz w:val="24"/>
          <w:szCs w:val="24"/>
        </w:rPr>
        <w:fldChar w:fldCharType="end"/>
      </w:r>
      <w:bookmarkEnd w:id="235"/>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22" type="#_x0000_t75" style="width:13.75pt;height:18.7pt" o:ole="">
            <v:imagedata r:id="rId540" o:title=""/>
          </v:shape>
          <o:OLEObject Type="Embed" ProgID="Equation.DSMT4" ShapeID="_x0000_i1322" DrawAspect="Content" ObjectID="_1404112207" r:id="rId541"/>
        </w:object>
      </w:r>
      <w:r w:rsidR="007643CF">
        <w:t xml:space="preserve">- for the aileron, </w:t>
      </w:r>
      <w:r w:rsidR="007643CF" w:rsidRPr="00633FE5">
        <w:rPr>
          <w:position w:val="-12"/>
        </w:rPr>
        <w:object w:dxaOrig="260" w:dyaOrig="360">
          <v:shape id="_x0000_i1323" type="#_x0000_t75" style="width:12.65pt;height:18.7pt" o:ole="">
            <v:imagedata r:id="rId542" o:title=""/>
          </v:shape>
          <o:OLEObject Type="Embed" ProgID="Equation.DSMT4" ShapeID="_x0000_i1323" DrawAspect="Content" ObjectID="_1404112208" r:id="rId543"/>
        </w:object>
      </w:r>
      <w:r w:rsidR="007643CF">
        <w:t xml:space="preserve">- for the elevator, and </w:t>
      </w:r>
      <w:r w:rsidR="007643CF" w:rsidRPr="00633FE5">
        <w:rPr>
          <w:position w:val="-12"/>
        </w:rPr>
        <w:object w:dxaOrig="260" w:dyaOrig="360">
          <v:shape id="_x0000_i1324" type="#_x0000_t75" style="width:12.65pt;height:18.7pt" o:ole="">
            <v:imagedata r:id="rId544" o:title=""/>
          </v:shape>
          <o:OLEObject Type="Embed" ProgID="Equation.DSMT4" ShapeID="_x0000_i1324" DrawAspect="Content" ObjectID="_1404112209" r:id="rId545"/>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077199" w:rsidRPr="00B612D8">
          <w:t>Figure 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411592">
            <w:fldChar w:fldCharType="begin"/>
          </w:r>
          <w:r w:rsidR="00E7301A">
            <w:instrText xml:space="preserve"> CITATION Hess1990 \l 1033   \m Henne_1990</w:instrText>
          </w:r>
          <w:r w:rsidR="00411592">
            <w:fldChar w:fldCharType="separate"/>
          </w:r>
          <w:r w:rsidR="000E4A83">
            <w:rPr>
              <w:noProof/>
            </w:rPr>
            <w:t>(Hess 1990, Henne 1990)</w:t>
          </w:r>
          <w:r w:rsidR="00411592">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411592">
            <w:fldChar w:fldCharType="begin"/>
          </w:r>
          <w:r w:rsidR="008041DD">
            <w:instrText xml:space="preserve"> CITATION Fearn_2008 \l 1033 </w:instrText>
          </w:r>
          <w:r w:rsidR="00C260DD">
            <w:instrText xml:space="preserve"> \m LinAir2012</w:instrText>
          </w:r>
          <w:r w:rsidR="00411592">
            <w:fldChar w:fldCharType="separate"/>
          </w:r>
          <w:r w:rsidR="000E4A83">
            <w:rPr>
              <w:noProof/>
            </w:rPr>
            <w:t>(Fearn 2008, Kroo 2012)</w:t>
          </w:r>
          <w:r w:rsidR="00411592">
            <w:fldChar w:fldCharType="end"/>
          </w:r>
        </w:sdtContent>
      </w:sdt>
      <w:r w:rsidR="008041DD">
        <w:t>.</w:t>
      </w:r>
    </w:p>
    <w:p w:rsidR="007D4524" w:rsidRDefault="00C260DD" w:rsidP="002F67B9">
      <w:r>
        <w:t xml:space="preserve">The </w:t>
      </w:r>
      <w:del w:id="236" w:author="Lenovo User" w:date="2012-07-13T14:50:00Z">
        <w:r w:rsidDel="00612EEE">
          <w:delText>key result presented</w:delText>
        </w:r>
        <w:r w:rsidR="009F48DE" w:rsidDel="00612EEE">
          <w:delText xml:space="preserve"> by the </w:delText>
        </w:r>
      </w:del>
      <w:r w:rsidR="009F48DE">
        <w:t>panel methods</w:t>
      </w:r>
      <w:r>
        <w:t xml:space="preserve"> capture</w:t>
      </w:r>
      <w:del w:id="237" w:author="Lenovo User" w:date="2012-07-13T14:50:00Z">
        <w:r w:rsidDel="00612EEE">
          <w:delText>s</w:delText>
        </w:r>
      </w:del>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9718BB" w:rsidRPr="009718BB">
        <w:rPr>
          <w:position w:val="-12"/>
        </w:rPr>
        <w:object w:dxaOrig="300" w:dyaOrig="360">
          <v:shape id="_x0000_i1325" type="#_x0000_t75" style="width:14.85pt;height:18.7pt" o:ole="">
            <v:imagedata r:id="rId546" o:title=""/>
          </v:shape>
          <o:OLEObject Type="Embed" ProgID="Equation.DSMT4" ShapeID="_x0000_i1325" DrawAspect="Content" ObjectID="_1404112210" r:id="rId547"/>
        </w:object>
      </w:r>
      <w:r w:rsidR="009F48DE">
        <w:t xml:space="preserve">and </w:t>
      </w:r>
      <w:r w:rsidR="00DB0934">
        <w:t xml:space="preserve">pitching </w:t>
      </w:r>
      <w:r w:rsidR="009F48DE">
        <w:t xml:space="preserve">moment </w:t>
      </w:r>
      <w:r w:rsidR="00B612D8" w:rsidRPr="00B612D8">
        <w:rPr>
          <w:position w:val="-12"/>
        </w:rPr>
        <w:object w:dxaOrig="400" w:dyaOrig="360">
          <v:shape id="_x0000_i1326" type="#_x0000_t75" style="width:19.8pt;height:18.7pt" o:ole="">
            <v:imagedata r:id="rId548" o:title=""/>
          </v:shape>
          <o:OLEObject Type="Embed" ProgID="Equation.DSMT4" ShapeID="_x0000_i1326" DrawAspect="Content" ObjectID="_1404112211" r:id="rId549"/>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27" type="#_x0000_t75" style="width:18.7pt;height:18.7pt" o:ole="">
            <v:imagedata r:id="rId550" o:title=""/>
          </v:shape>
          <o:OLEObject Type="Embed" ProgID="Equation.DSMT4" ShapeID="_x0000_i1327" DrawAspect="Content" ObjectID="_1404112212" r:id="rId551"/>
        </w:object>
      </w:r>
      <w:r w:rsidR="00DB0934">
        <w:t xml:space="preserve"> and </w:t>
      </w:r>
      <w:r w:rsidR="009F48DE">
        <w:t xml:space="preserve">drag </w:t>
      </w:r>
      <w:r w:rsidR="009718BB" w:rsidRPr="006073F9">
        <w:rPr>
          <w:position w:val="-14"/>
        </w:rPr>
        <w:object w:dxaOrig="480" w:dyaOrig="380">
          <v:shape id="_x0000_i1328" type="#_x0000_t75" style="width:23.65pt;height:18.7pt" o:ole="">
            <v:imagedata r:id="rId552" o:title=""/>
          </v:shape>
          <o:OLEObject Type="Embed" ProgID="Equation.DSMT4" ShapeID="_x0000_i1328" DrawAspect="Content" ObjectID="_1404112213" r:id="rId553"/>
        </w:object>
      </w:r>
      <w:r w:rsidR="009F48DE">
        <w:t xml:space="preserve">force </w:t>
      </w:r>
      <w:r w:rsidR="00DB0934">
        <w:t>components</w:t>
      </w:r>
      <w:r w:rsidR="00395862">
        <w:t xml:space="preserve">. </w:t>
      </w:r>
      <w:r w:rsidR="00411592">
        <w:fldChar w:fldCharType="begin"/>
      </w:r>
      <w:r w:rsidR="00E85936">
        <w:instrText xml:space="preserve"> REF _Ref322171563 \h </w:instrText>
      </w:r>
      <w:r w:rsidR="00411592">
        <w:fldChar w:fldCharType="separate"/>
      </w:r>
      <w:r w:rsidR="00077199" w:rsidRPr="00AD7D42">
        <w:t xml:space="preserve">Figure </w:t>
      </w:r>
      <w:r w:rsidR="00077199">
        <w:rPr>
          <w:noProof/>
        </w:rPr>
        <w:t>10</w:t>
      </w:r>
      <w:r w:rsidR="00411592">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9" type="#_x0000_t75" style="width:17.05pt;height:18.7pt" o:ole="">
            <v:imagedata r:id="rId554" o:title=""/>
          </v:shape>
          <o:OLEObject Type="Embed" ProgID="Equation.DSMT4" ShapeID="_x0000_i1329" DrawAspect="Content" ObjectID="_1404112214" r:id="rId555"/>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56"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238" w:name="_Ref322171563"/>
      <w:proofErr w:type="gramStart"/>
      <w:r w:rsidRPr="00AD7D42">
        <w:rPr>
          <w:sz w:val="24"/>
          <w:szCs w:val="24"/>
        </w:rPr>
        <w:t xml:space="preserve">Figure </w:t>
      </w:r>
      <w:r w:rsidR="00411592" w:rsidRPr="00AD7D42">
        <w:rPr>
          <w:sz w:val="24"/>
          <w:szCs w:val="24"/>
        </w:rPr>
        <w:fldChar w:fldCharType="begin"/>
      </w:r>
      <w:r w:rsidRPr="00AD7D42">
        <w:rPr>
          <w:sz w:val="24"/>
          <w:szCs w:val="24"/>
        </w:rPr>
        <w:instrText xml:space="preserve"> SEQ Figure \* ARABIC </w:instrText>
      </w:r>
      <w:r w:rsidR="00411592" w:rsidRPr="00AD7D42">
        <w:rPr>
          <w:sz w:val="24"/>
          <w:szCs w:val="24"/>
        </w:rPr>
        <w:fldChar w:fldCharType="separate"/>
      </w:r>
      <w:r w:rsidR="00077199">
        <w:rPr>
          <w:noProof/>
          <w:sz w:val="24"/>
          <w:szCs w:val="24"/>
        </w:rPr>
        <w:t>10</w:t>
      </w:r>
      <w:r w:rsidR="00411592" w:rsidRPr="00AD7D42">
        <w:rPr>
          <w:sz w:val="24"/>
          <w:szCs w:val="24"/>
        </w:rPr>
        <w:fldChar w:fldCharType="end"/>
      </w:r>
      <w:bookmarkEnd w:id="238"/>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del w:id="239" w:author="Lenovo User" w:date="2012-07-13T14:51:00Z">
        <w:r w:rsidDel="00612EEE">
          <w:delText>the figure</w:delText>
        </w:r>
      </w:del>
      <w:ins w:id="240" w:author="Lenovo User" w:date="2012-07-13T14:51:00Z">
        <w:r w:rsidR="00612EEE">
          <w:t>Figure 10</w:t>
        </w:r>
      </w:ins>
      <w:r>
        <w:t xml:space="preserve">, the lift </w:t>
      </w:r>
      <w:r w:rsidRPr="006073F9">
        <w:rPr>
          <w:position w:val="-14"/>
        </w:rPr>
        <w:object w:dxaOrig="380" w:dyaOrig="380">
          <v:shape id="_x0000_i1330" type="#_x0000_t75" style="width:18.7pt;height:18.7pt" o:ole="">
            <v:imagedata r:id="rId550" o:title=""/>
          </v:shape>
          <o:OLEObject Type="Embed" ProgID="Equation.DSMT4" ShapeID="_x0000_i1330" DrawAspect="Content" ObjectID="_1404112215" r:id="rId557"/>
        </w:object>
      </w:r>
      <w:r>
        <w:t xml:space="preserve">and drag </w:t>
      </w:r>
      <w:r w:rsidR="00B96CCF" w:rsidRPr="006073F9">
        <w:rPr>
          <w:position w:val="-14"/>
        </w:rPr>
        <w:object w:dxaOrig="480" w:dyaOrig="380">
          <v:shape id="_x0000_i1331" type="#_x0000_t75" style="width:23.65pt;height:18.7pt" o:ole="">
            <v:imagedata r:id="rId552" o:title=""/>
          </v:shape>
          <o:OLEObject Type="Embed" ProgID="Equation.DSMT4" ShapeID="_x0000_i1331" DrawAspect="Content" ObjectID="_1404112216" r:id="rId558"/>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32" type="#_x0000_t75" style="width:8.8pt;height:11pt" o:ole="">
            <v:imagedata r:id="rId559" o:title=""/>
          </v:shape>
          <o:OLEObject Type="Embed" ProgID="Equation.DSMT4" ShapeID="_x0000_i1332" DrawAspect="Content" ObjectID="_1404112217" r:id="rId560"/>
        </w:object>
      </w:r>
      <w:r w:rsidR="00B96CCF">
        <w:t xml:space="preserve">- is </w:t>
      </w:r>
      <w:r w:rsidR="008D362C">
        <w:t xml:space="preserve">the </w:t>
      </w:r>
      <w:r w:rsidR="000B7AAC">
        <w:t xml:space="preserve">length of </w:t>
      </w:r>
      <w:r w:rsidR="00B96CCF">
        <w:t>the</w:t>
      </w:r>
      <w:r w:rsidR="000B7AAC">
        <w:t xml:space="preserve"> </w:t>
      </w:r>
      <w:r w:rsidR="000B7AAC">
        <w:lastRenderedPageBreak/>
        <w:t>mean aerodynamic</w:t>
      </w:r>
      <w:r w:rsidR="00B96CCF">
        <w:t xml:space="preserve"> chord)</w:t>
      </w:r>
      <w:r>
        <w:t>.</w:t>
      </w:r>
      <w:r w:rsidR="00B96CCF">
        <w:t xml:space="preserve"> The pitching moment </w:t>
      </w:r>
      <w:r w:rsidR="00B612D8" w:rsidRPr="00B612D8">
        <w:rPr>
          <w:position w:val="-12"/>
        </w:rPr>
        <w:object w:dxaOrig="400" w:dyaOrig="360">
          <v:shape id="_x0000_i1333" type="#_x0000_t75" style="width:19.8pt;height:18.7pt" o:ole="">
            <v:imagedata r:id="rId561" o:title=""/>
          </v:shape>
          <o:OLEObject Type="Embed" ProgID="Equation.DSMT4" ShapeID="_x0000_i1333" DrawAspect="Content" ObjectID="_1404112218" r:id="rId562"/>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386BB8" w:rsidRPr="00B96CCF">
        <w:rPr>
          <w:position w:val="-66"/>
        </w:rPr>
        <w:object w:dxaOrig="1900" w:dyaOrig="1440">
          <v:shape id="_x0000_i1334" type="#_x0000_t75" style="width:95.1pt;height:1in" o:ole="">
            <v:imagedata r:id="rId563" o:title=""/>
          </v:shape>
          <o:OLEObject Type="Embed" ProgID="Equation.DSMT4" ShapeID="_x0000_i1334" DrawAspect="Content" ObjectID="_1404112219" r:id="rId564"/>
        </w:object>
      </w:r>
      <w:r w:rsidR="00BA6830">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411592">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35" type="#_x0000_t75" style="width:53.3pt;height:18.7pt" o:ole="">
            <v:imagedata r:id="rId565" o:title=""/>
          </v:shape>
          <o:OLEObject Type="Embed" ProgID="Equation.DSMT4" ShapeID="_x0000_i1335" DrawAspect="Content" ObjectID="_1404112220" r:id="rId566"/>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36" type="#_x0000_t75" style="width:11pt;height:13.75pt" o:ole="">
            <v:imagedata r:id="rId567" o:title=""/>
          </v:shape>
          <o:OLEObject Type="Embed" ProgID="Equation.DSMT4" ShapeID="_x0000_i1336" DrawAspect="Content" ObjectID="_1404112221" r:id="rId568"/>
        </w:object>
      </w:r>
      <w:r w:rsidR="000B7AAC">
        <w:t xml:space="preserve"> is the planform area of the wing surface</w:t>
      </w:r>
      <w:r>
        <w:t xml:space="preserve">, </w:t>
      </w:r>
      <w:r w:rsidRPr="00B96CCF">
        <w:rPr>
          <w:position w:val="-6"/>
        </w:rPr>
        <w:object w:dxaOrig="180" w:dyaOrig="220">
          <v:shape id="_x0000_i1337" type="#_x0000_t75" style="width:8.8pt;height:11pt" o:ole="">
            <v:imagedata r:id="rId559" o:title=""/>
          </v:shape>
          <o:OLEObject Type="Embed" ProgID="Equation.DSMT4" ShapeID="_x0000_i1337" DrawAspect="Content" ObjectID="_1404112222" r:id="rId569"/>
        </w:object>
      </w:r>
      <w:r>
        <w:t xml:space="preserve">and </w:t>
      </w:r>
      <w:r w:rsidRPr="00B96CCF">
        <w:rPr>
          <w:position w:val="-6"/>
        </w:rPr>
        <w:object w:dxaOrig="200" w:dyaOrig="279">
          <v:shape id="_x0000_i1338" type="#_x0000_t75" style="width:9.9pt;height:13.75pt" o:ole="">
            <v:imagedata r:id="rId570" o:title=""/>
          </v:shape>
          <o:OLEObject Type="Embed" ProgID="Equation.DSMT4" ShapeID="_x0000_i1338" DrawAspect="Content" ObjectID="_1404112223" r:id="rId571"/>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39" type="#_x0000_t75" style="width:12.1pt;height:11pt" o:ole="">
            <v:imagedata r:id="rId572" o:title=""/>
          </v:shape>
          <o:OLEObject Type="Embed" ProgID="Equation.DSMT4" ShapeID="_x0000_i1339" DrawAspect="Content" ObjectID="_1404112224" r:id="rId573"/>
        </w:object>
      </w:r>
      <w:r>
        <w:t xml:space="preserve">, </w:t>
      </w:r>
      <w:r w:rsidR="00641919">
        <w:t xml:space="preserve">the </w:t>
      </w:r>
      <w:r>
        <w:t>side slip</w:t>
      </w:r>
      <w:r w:rsidRPr="000B7AAC">
        <w:rPr>
          <w:position w:val="-10"/>
        </w:rPr>
        <w:object w:dxaOrig="240" w:dyaOrig="320">
          <v:shape id="_x0000_i1340" type="#_x0000_t75" style="width:12.1pt;height:15.4pt" o:ole="">
            <v:imagedata r:id="rId574" o:title=""/>
          </v:shape>
          <o:OLEObject Type="Embed" ProgID="Equation.DSMT4" ShapeID="_x0000_i1340" DrawAspect="Content" ObjectID="_1404112225" r:id="rId575"/>
        </w:object>
      </w:r>
      <w:r>
        <w:t>, body rates</w:t>
      </w:r>
      <w:r w:rsidRPr="000B7AAC">
        <w:rPr>
          <w:position w:val="-10"/>
        </w:rPr>
        <w:object w:dxaOrig="780" w:dyaOrig="320">
          <v:shape id="_x0000_i1341" type="#_x0000_t75" style="width:39.55pt;height:15.4pt" o:ole="">
            <v:imagedata r:id="rId576" o:title=""/>
          </v:shape>
          <o:OLEObject Type="Embed" ProgID="Equation.DSMT4" ShapeID="_x0000_i1341" DrawAspect="Content" ObjectID="_1404112226" r:id="rId577"/>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42" type="#_x0000_t75" style="width:50.55pt;height:18.7pt" o:ole="">
            <v:imagedata r:id="rId578" o:title=""/>
          </v:shape>
          <o:OLEObject Type="Embed" ProgID="Equation.DSMT4" ShapeID="_x0000_i1342" DrawAspect="Content" ObjectID="_1404112227" r:id="rId579"/>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411592" w:rsidRPr="000F059D">
        <w:rPr>
          <w:sz w:val="24"/>
          <w:szCs w:val="24"/>
        </w:rPr>
        <w:fldChar w:fldCharType="begin"/>
      </w:r>
      <w:r w:rsidRPr="000F059D">
        <w:rPr>
          <w:sz w:val="24"/>
          <w:szCs w:val="24"/>
        </w:rPr>
        <w:instrText xml:space="preserve"> SEQ Table \* ARABIC </w:instrText>
      </w:r>
      <w:r w:rsidR="00411592" w:rsidRPr="000F059D">
        <w:rPr>
          <w:sz w:val="24"/>
          <w:szCs w:val="24"/>
        </w:rPr>
        <w:fldChar w:fldCharType="separate"/>
      </w:r>
      <w:r w:rsidR="00077199">
        <w:rPr>
          <w:noProof/>
          <w:sz w:val="24"/>
          <w:szCs w:val="24"/>
        </w:rPr>
        <w:t>2</w:t>
      </w:r>
      <w:r w:rsidR="00411592"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43" type="#_x0000_t75" style="width:145.1pt;height:1in" o:ole="">
                  <v:imagedata r:id="rId580" o:title=""/>
                </v:shape>
                <o:OLEObject Type="Embed" ProgID="Equation.DSMT4" ShapeID="_x0000_i1343" DrawAspect="Content" ObjectID="_1404112228" r:id="rId581"/>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44" type="#_x0000_t75" style="width:163.8pt;height:1in" o:ole="">
                  <v:imagedata r:id="rId582" o:title=""/>
                </v:shape>
                <o:OLEObject Type="Embed" ProgID="Equation.DSMT4" ShapeID="_x0000_i1344" DrawAspect="Content" ObjectID="_1404112229" r:id="rId583"/>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641919" w:rsidRPr="00BD5E90">
        <w:rPr>
          <w:position w:val="-110"/>
        </w:rPr>
        <w:object w:dxaOrig="4980" w:dyaOrig="2320">
          <v:shape id="_x0000_i1345" type="#_x0000_t75" style="width:249.55pt;height:115.95pt" o:ole="">
            <v:imagedata r:id="rId584" o:title=""/>
          </v:shape>
          <o:OLEObject Type="Embed" ProgID="Equation.DSMT4" ShapeID="_x0000_i1345" DrawAspect="Content" ObjectID="_1404112230" r:id="rId585"/>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241"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241"/>
      <w:r w:rsidR="00411592">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46" type="#_x0000_t75" style="width:357.25pt;height:115.95pt" o:ole="">
            <v:imagedata r:id="rId586" o:title=""/>
          </v:shape>
          <o:OLEObject Type="Embed" ProgID="Equation.DSMT4" ShapeID="_x0000_i1346" DrawAspect="Content" ObjectID="_1404112231" r:id="rId587"/>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bookmarkStart w:id="242"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242"/>
      <w:r w:rsidR="00411592">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47" type="#_x0000_t75" style="width:25.85pt;height:19.8pt" o:ole="">
            <v:imagedata r:id="rId588" o:title=""/>
          </v:shape>
          <o:OLEObject Type="Embed" ProgID="Equation.DSMT4" ShapeID="_x0000_i1347" DrawAspect="Content" ObjectID="_1404112232" r:id="rId589"/>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proofErr w:type="gramStart"/>
      <w:r w:rsidR="00C24924">
        <w:t xml:space="preserve">, </w:t>
      </w:r>
      <w:r w:rsidR="00F11A1F">
        <w:t xml:space="preserve"> </w:t>
      </w:r>
      <w:r w:rsidR="00325265">
        <w:t>are</w:t>
      </w:r>
      <w:proofErr w:type="gramEnd"/>
      <w:r w:rsidR="00F11A1F">
        <w:t xml:space="preserve"> zero; for example </w:t>
      </w:r>
      <w:r w:rsidR="000F059D" w:rsidRPr="000F059D">
        <w:rPr>
          <w:position w:val="-14"/>
        </w:rPr>
        <w:object w:dxaOrig="340" w:dyaOrig="380">
          <v:shape id="_x0000_i1348" type="#_x0000_t75" style="width:17.05pt;height:18.7pt" o:ole="">
            <v:imagedata r:id="rId590" o:title=""/>
          </v:shape>
          <o:OLEObject Type="Embed" ProgID="Equation.DSMT4" ShapeID="_x0000_i1348" DrawAspect="Content" ObjectID="_1404112233" r:id="rId591"/>
        </w:object>
      </w:r>
      <w:r w:rsidR="00F11A1F">
        <w:t xml:space="preserve"> denotes the roll moment coefficient estimated </w:t>
      </w:r>
      <w:r w:rsidR="001F22CD">
        <w:t>at</w:t>
      </w:r>
      <w:r w:rsidR="00F11A1F" w:rsidRPr="00F11A1F">
        <w:rPr>
          <w:position w:val="-12"/>
        </w:rPr>
        <w:object w:dxaOrig="2260" w:dyaOrig="360">
          <v:shape id="_x0000_i1349" type="#_x0000_t75" style="width:113.2pt;height:18.7pt" o:ole="">
            <v:imagedata r:id="rId592" o:title=""/>
          </v:shape>
          <o:OLEObject Type="Embed" ProgID="Equation.DSMT4" ShapeID="_x0000_i1349" DrawAspect="Content" ObjectID="_1404112234" r:id="rId593"/>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50" type="#_x0000_t75" style="width:63.75pt;height:15.4pt" o:ole="">
            <v:imagedata r:id="rId594" o:title=""/>
          </v:shape>
          <o:OLEObject Type="Embed" ProgID="Equation.DSMT4" ShapeID="_x0000_i1350" DrawAspect="Content" ObjectID="_1404112235" r:id="rId595"/>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51" type="#_x0000_t75" style="width:50.55pt;height:18.7pt" o:ole="">
            <v:imagedata r:id="rId596" o:title=""/>
          </v:shape>
          <o:OLEObject Type="Embed" ProgID="Equation.DSMT4" ShapeID="_x0000_i1351" DrawAspect="Content" ObjectID="_1404112236" r:id="rId597"/>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52" type="#_x0000_t75" style="width:18.7pt;height:18.7pt" o:ole="">
            <v:imagedata r:id="rId598" o:title=""/>
          </v:shape>
          <o:OLEObject Type="Embed" ProgID="Equation.DSMT4" ShapeID="_x0000_i1352" DrawAspect="Content" ObjectID="_1404112237" r:id="rId599"/>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53" type="#_x0000_t75" style="width:18.7pt;height:18.7pt" o:ole="">
            <v:imagedata r:id="rId600" o:title=""/>
          </v:shape>
          <o:OLEObject Type="Embed" ProgID="Equation.DSMT4" ShapeID="_x0000_i1353" DrawAspect="Content" ObjectID="_1404112238" r:id="rId601"/>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411592">
            <w:fldChar w:fldCharType="begin"/>
          </w:r>
          <w:r w:rsidR="00E7301A">
            <w:instrText xml:space="preserve"> CITATION Beard_McLain2012 \l 1033 </w:instrText>
          </w:r>
          <w:r w:rsidR="00411592">
            <w:fldChar w:fldCharType="separate"/>
          </w:r>
          <w:r w:rsidR="000E4A83">
            <w:rPr>
              <w:noProof/>
            </w:rPr>
            <w:t>(Beard and McLain 2012)</w:t>
          </w:r>
          <w:r w:rsidR="00411592">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411592">
        <w:fldChar w:fldCharType="begin"/>
      </w:r>
      <w:r w:rsidR="00386BB8">
        <w:instrText xml:space="preserve"> GOTOBUTTON ZEqnNum915800  \* MERGEFORMAT </w:instrText>
      </w:r>
      <w:r w:rsidR="00411592">
        <w:fldChar w:fldCharType="begin"/>
      </w:r>
      <w:r w:rsidR="0057266A">
        <w:instrText xml:space="preserve"> REF ZEqnNum915800 \* Charformat \! \* MERGEFORMAT </w:instrText>
      </w:r>
      <w:r w:rsidR="00411592">
        <w:fldChar w:fldCharType="separate"/>
      </w:r>
      <w:r w:rsidR="00077199">
        <w:instrText>(1.48)</w:instrText>
      </w:r>
      <w:r w:rsidR="00411592">
        <w:fldChar w:fldCharType="end"/>
      </w:r>
      <w:r w:rsidR="00411592">
        <w:fldChar w:fldCharType="end"/>
      </w:r>
      <w:r w:rsidR="00386BB8">
        <w:t>-</w:t>
      </w:r>
      <w:r w:rsidR="00411592">
        <w:fldChar w:fldCharType="begin"/>
      </w:r>
      <w:r w:rsidR="00386BB8">
        <w:instrText xml:space="preserve"> GOTOBUTTON ZEqnNum776091  \* MERGEFORMAT </w:instrText>
      </w:r>
      <w:r w:rsidR="00411592">
        <w:fldChar w:fldCharType="begin"/>
      </w:r>
      <w:r w:rsidR="0057266A">
        <w:instrText xml:space="preserve"> REF ZEqnNum776091 \* Charformat \! \* MERGEFORMAT </w:instrText>
      </w:r>
      <w:r w:rsidR="00411592">
        <w:fldChar w:fldCharType="separate"/>
      </w:r>
      <w:r w:rsidR="00077199">
        <w:instrText>(1.49)</w:instrText>
      </w:r>
      <w:r w:rsidR="00411592">
        <w:fldChar w:fldCharType="end"/>
      </w:r>
      <w:r w:rsidR="00411592">
        <w:fldChar w:fldCharType="end"/>
      </w:r>
      <w:r>
        <w:t xml:space="preserve"> defined in the wind coordinates can be plugged into the equations of motion </w:t>
      </w:r>
      <w:r w:rsidR="00411592">
        <w:fldChar w:fldCharType="begin"/>
      </w:r>
      <w:r w:rsidR="00386BB8">
        <w:instrText xml:space="preserve"> GOTOBUTTON ZEqnNum144540  \* MERGEFORMAT </w:instrText>
      </w:r>
      <w:r w:rsidR="00411592">
        <w:fldChar w:fldCharType="begin"/>
      </w:r>
      <w:r w:rsidR="0057266A">
        <w:instrText xml:space="preserve"> REF ZEqnNum144540 \* Charformat \! \* MERGEFORMAT </w:instrText>
      </w:r>
      <w:r w:rsidR="00411592">
        <w:fldChar w:fldCharType="separate"/>
      </w:r>
      <w:r w:rsidR="00077199">
        <w:instrText>(1.38)</w:instrText>
      </w:r>
      <w:r w:rsidR="00411592">
        <w:fldChar w:fldCharType="end"/>
      </w:r>
      <w:r w:rsidR="00411592">
        <w:fldChar w:fldCharType="end"/>
      </w:r>
      <w:r w:rsidR="00386BB8">
        <w:t>-</w:t>
      </w:r>
      <w:r w:rsidR="00411592">
        <w:fldChar w:fldCharType="begin"/>
      </w:r>
      <w:r w:rsidR="00386BB8">
        <w:instrText xml:space="preserve"> GOTOBUTTON ZEqnNum469357  \* MERGEFORMAT </w:instrText>
      </w:r>
      <w:r w:rsidR="00411592">
        <w:fldChar w:fldCharType="begin"/>
      </w:r>
      <w:r w:rsidR="0057266A">
        <w:instrText xml:space="preserve"> REF ZEqnNum469357 \* Charformat \! \* MERGEFORMAT </w:instrText>
      </w:r>
      <w:r w:rsidR="00411592">
        <w:fldChar w:fldCharType="separate"/>
      </w:r>
      <w:r w:rsidR="00077199">
        <w:instrText>(1.39)</w:instrText>
      </w:r>
      <w:r w:rsidR="00411592">
        <w:fldChar w:fldCharType="end"/>
      </w:r>
      <w:r w:rsidR="00411592">
        <w:fldChar w:fldCharType="end"/>
      </w:r>
      <w:r w:rsidR="00386BB8">
        <w:t xml:space="preserve"> </w:t>
      </w:r>
      <w:r>
        <w:t xml:space="preserve">defined in the body fixed frame. The transformation </w:t>
      </w:r>
      <w:r w:rsidR="00411592">
        <w:fldChar w:fldCharType="begin"/>
      </w:r>
      <w:r w:rsidR="00386BB8">
        <w:instrText xml:space="preserve"> GOTOBUTTON ZEqnNum847543  \* MERGEFORMAT </w:instrText>
      </w:r>
      <w:r w:rsidR="00411592">
        <w:fldChar w:fldCharType="begin"/>
      </w:r>
      <w:r w:rsidR="0057266A">
        <w:instrText xml:space="preserve"> REF ZEqnNum847543 \* Charformat \! \* MERGEFORMAT </w:instrText>
      </w:r>
      <w:r w:rsidR="00411592">
        <w:fldChar w:fldCharType="separate"/>
      </w:r>
      <w:r w:rsidR="00077199">
        <w:instrText>(1.16)</w:instrText>
      </w:r>
      <w:r w:rsidR="00411592">
        <w:fldChar w:fldCharType="end"/>
      </w:r>
      <w:r w:rsidR="00411592">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54" type="#_x0000_t75" style="width:327pt;height:56.6pt" o:ole="">
            <v:imagedata r:id="rId602" o:title=""/>
          </v:shape>
          <o:OLEObject Type="Embed" ProgID="Equation.DSMT4" ShapeID="_x0000_i1354" DrawAspect="Content" ObjectID="_1404112239" r:id="rId603"/>
        </w:objec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411592">
        <w:fldChar w:fldCharType="end"/>
      </w:r>
    </w:p>
    <w:p w:rsidR="005E2326" w:rsidRPr="005E2326" w:rsidRDefault="005E2326" w:rsidP="005E2326">
      <w:pPr>
        <w:pStyle w:val="MTDisplayEquation"/>
      </w:pPr>
      <w:r>
        <w:tab/>
      </w:r>
      <w:r w:rsidR="004D7842" w:rsidRPr="005E2326">
        <w:rPr>
          <w:position w:val="-50"/>
        </w:rPr>
        <w:object w:dxaOrig="5440" w:dyaOrig="1120">
          <v:shape id="_x0000_i1355" type="#_x0000_t75" style="width:272.6pt;height:56.6pt" o:ole="">
            <v:imagedata r:id="rId604" o:title=""/>
          </v:shape>
          <o:OLEObject Type="Embed" ProgID="Equation.DSMT4" ShapeID="_x0000_i1355" DrawAspect="Content" ObjectID="_1404112240" r:id="rId605"/>
        </w:object>
      </w:r>
      <w:r w:rsidR="00641919">
        <w:rPr>
          <w:position w:val="-50"/>
        </w:rPr>
        <w:t>.</w:t>
      </w:r>
      <w:r>
        <w:tab/>
      </w:r>
      <w:r w:rsidR="00411592">
        <w:fldChar w:fldCharType="begin"/>
      </w:r>
      <w:r>
        <w:instrText xml:space="preserve"> MACROBUTTON MTPlaceRef \* MERGEFORMAT </w:instrText>
      </w:r>
      <w:r w:rsidR="00411592">
        <w:fldChar w:fldCharType="begin"/>
      </w:r>
      <w:r>
        <w:instrText xml:space="preserve"> SEQ MTEqn \h \* MERGEFORMAT </w:instrText>
      </w:r>
      <w:r w:rsidR="00411592">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411592">
        <w:fldChar w:fldCharType="end"/>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t>
      </w:r>
      <w:r>
        <w:rPr>
          <w:lang w:val="en-GB"/>
        </w:rPr>
        <w:lastRenderedPageBreak/>
        <w:t xml:space="preserve">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4D48AA">
      <w:pPr>
        <w:pStyle w:val="ListParagraph"/>
        <w:rPr>
          <w:lang w:val="en-GB"/>
        </w:rPr>
      </w:pPr>
    </w:p>
    <w:p w:rsidR="001725DF" w:rsidRDefault="00E641D0" w:rsidP="001725DF">
      <w:pPr>
        <w:pStyle w:val="Heading2"/>
        <w:rPr>
          <w:lang w:val="en-GB"/>
        </w:rPr>
      </w:pPr>
      <w:r w:rsidRPr="00E641D0">
        <w:t>References</w:t>
      </w:r>
    </w:p>
    <w:p w:rsidR="000E4A83" w:rsidRDefault="00411592" w:rsidP="002C3F7C">
      <w:pPr>
        <w:pStyle w:val="Bibliography"/>
        <w:numPr>
          <w:ilvl w:val="0"/>
          <w:numId w:val="17"/>
        </w:numPr>
        <w:rPr>
          <w:noProof/>
        </w:rPr>
      </w:pPr>
      <w:r>
        <w:rPr>
          <w:lang w:val="en-GB"/>
        </w:rPr>
        <w:fldChar w:fldCharType="begin"/>
      </w:r>
      <w:r w:rsidR="005075A9">
        <w:instrText xml:space="preserve"> BIBLIOGRAPHY  \l 1033 </w:instrText>
      </w:r>
      <w:r>
        <w:rPr>
          <w:lang w:val="en-GB"/>
        </w:rPr>
        <w:fldChar w:fldCharType="separate"/>
      </w:r>
      <w:r w:rsidR="000E4A83">
        <w:rPr>
          <w:noProof/>
        </w:rPr>
        <w:t xml:space="preserve">Ashley, Holt, and Marten Landahl. </w:t>
      </w:r>
      <w:r w:rsidR="000E4A83">
        <w:rPr>
          <w:i/>
          <w:iCs/>
          <w:noProof/>
        </w:rPr>
        <w:t>Aerodynamics of Wings and Bodies(Dover Books on Aeronautical Engineering).</w:t>
      </w:r>
      <w:r w:rsidR="000E4A83">
        <w:rPr>
          <w:noProof/>
        </w:rPr>
        <w:t xml:space="preserve"> Dover Publications, 1985.</w:t>
      </w:r>
    </w:p>
    <w:p w:rsidR="000E4A83" w:rsidRDefault="000E4A83" w:rsidP="002C3F7C">
      <w:pPr>
        <w:pStyle w:val="Bibliography"/>
        <w:numPr>
          <w:ilvl w:val="0"/>
          <w:numId w:val="17"/>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E4A83" w:rsidRDefault="000E4A83" w:rsidP="002C3F7C">
      <w:pPr>
        <w:pStyle w:val="Bibliography"/>
        <w:numPr>
          <w:ilvl w:val="0"/>
          <w:numId w:val="17"/>
        </w:numPr>
        <w:rPr>
          <w:noProof/>
        </w:rPr>
      </w:pPr>
      <w:r>
        <w:rPr>
          <w:noProof/>
        </w:rPr>
        <w:t xml:space="preserve">Etkin, Bernard, and Lloyd Duff Reid. </w:t>
      </w:r>
      <w:r>
        <w:rPr>
          <w:i/>
          <w:iCs/>
          <w:noProof/>
        </w:rPr>
        <w:t>Dynamics of Flight: Stability and Control.</w:t>
      </w:r>
      <w:r>
        <w:rPr>
          <w:noProof/>
        </w:rPr>
        <w:t xml:space="preserve"> 3rd. Wiley, 1995.</w:t>
      </w:r>
    </w:p>
    <w:p w:rsidR="000E4A83" w:rsidRDefault="000E4A83" w:rsidP="002C3F7C">
      <w:pPr>
        <w:pStyle w:val="Bibliography"/>
        <w:numPr>
          <w:ilvl w:val="0"/>
          <w:numId w:val="17"/>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E4A83" w:rsidRDefault="000E4A83" w:rsidP="002C3F7C">
      <w:pPr>
        <w:pStyle w:val="Bibliography"/>
        <w:numPr>
          <w:ilvl w:val="0"/>
          <w:numId w:val="17"/>
        </w:numPr>
        <w:rPr>
          <w:noProof/>
        </w:rPr>
      </w:pPr>
      <w:r>
        <w:rPr>
          <w:noProof/>
        </w:rPr>
        <w:t xml:space="preserve">Goldstein, Herbert. </w:t>
      </w:r>
      <w:r>
        <w:rPr>
          <w:i/>
          <w:iCs/>
          <w:noProof/>
        </w:rPr>
        <w:t>Classical Mechanics.</w:t>
      </w:r>
      <w:r>
        <w:rPr>
          <w:noProof/>
        </w:rPr>
        <w:t xml:space="preserve"> 2 nd. Addison-Wesley, 1980.</w:t>
      </w:r>
    </w:p>
    <w:p w:rsidR="000E4A83" w:rsidRDefault="000E4A83" w:rsidP="002C3F7C">
      <w:pPr>
        <w:pStyle w:val="Bibliography"/>
        <w:numPr>
          <w:ilvl w:val="0"/>
          <w:numId w:val="17"/>
        </w:numPr>
        <w:rPr>
          <w:noProof/>
        </w:rPr>
      </w:pPr>
      <w:r>
        <w:rPr>
          <w:noProof/>
        </w:rPr>
        <w:t xml:space="preserve">Henne, P. </w:t>
      </w:r>
      <w:r>
        <w:rPr>
          <w:i/>
          <w:iCs/>
          <w:noProof/>
        </w:rPr>
        <w:t>Applied Computational Aerodynamics (Progress in Astronautics and Aeronautics).</w:t>
      </w:r>
      <w:r>
        <w:rPr>
          <w:noProof/>
        </w:rPr>
        <w:t xml:space="preserve"> AIAA, 1990.</w:t>
      </w:r>
    </w:p>
    <w:p w:rsidR="000E4A83" w:rsidRDefault="000E4A83" w:rsidP="002C3F7C">
      <w:pPr>
        <w:pStyle w:val="Bibliography"/>
        <w:numPr>
          <w:ilvl w:val="0"/>
          <w:numId w:val="17"/>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E4A83" w:rsidRDefault="000E4A83" w:rsidP="002C3F7C">
      <w:pPr>
        <w:pStyle w:val="Bibliography"/>
        <w:numPr>
          <w:ilvl w:val="0"/>
          <w:numId w:val="17"/>
        </w:numPr>
        <w:rPr>
          <w:noProof/>
        </w:rPr>
      </w:pPr>
      <w:r>
        <w:rPr>
          <w:noProof/>
        </w:rPr>
        <w:t xml:space="preserve">Hoblit, F.,. </w:t>
      </w:r>
      <w:r>
        <w:rPr>
          <w:i/>
          <w:iCs/>
          <w:noProof/>
        </w:rPr>
        <w:t>Gust Loads on Aircraft: Concepts and Applications.</w:t>
      </w:r>
      <w:r>
        <w:rPr>
          <w:noProof/>
        </w:rPr>
        <w:t xml:space="preserve"> AIAA Education Series, 2001.</w:t>
      </w:r>
    </w:p>
    <w:p w:rsidR="000E4A83" w:rsidRDefault="000E4A83" w:rsidP="002C3F7C">
      <w:pPr>
        <w:pStyle w:val="Bibliography"/>
        <w:numPr>
          <w:ilvl w:val="0"/>
          <w:numId w:val="17"/>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E4A83" w:rsidRDefault="000E4A83" w:rsidP="002C3F7C">
      <w:pPr>
        <w:pStyle w:val="Bibliography"/>
        <w:numPr>
          <w:ilvl w:val="0"/>
          <w:numId w:val="17"/>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E4A83" w:rsidRDefault="000E4A83" w:rsidP="002C3F7C">
      <w:pPr>
        <w:pStyle w:val="Bibliography"/>
        <w:numPr>
          <w:ilvl w:val="0"/>
          <w:numId w:val="17"/>
        </w:numPr>
        <w:rPr>
          <w:noProof/>
        </w:rPr>
      </w:pPr>
      <w:r>
        <w:rPr>
          <w:noProof/>
        </w:rPr>
        <w:t xml:space="preserve">Mueller, Thomas J., and James D. DeLaurier. "Aerodynamics of Small Vehicles." </w:t>
      </w:r>
      <w:r>
        <w:rPr>
          <w:i/>
          <w:iCs/>
          <w:noProof/>
        </w:rPr>
        <w:t>Annual Review in Fluid Mechanics</w:t>
      </w:r>
      <w:r>
        <w:rPr>
          <w:noProof/>
        </w:rPr>
        <w:t>, 2003: 89-111.</w:t>
      </w:r>
    </w:p>
    <w:p w:rsidR="000E4A83" w:rsidRDefault="000E4A83" w:rsidP="002C3F7C">
      <w:pPr>
        <w:pStyle w:val="Bibliography"/>
        <w:numPr>
          <w:ilvl w:val="0"/>
          <w:numId w:val="17"/>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E4A83" w:rsidRDefault="000E4A83" w:rsidP="002C3F7C">
      <w:pPr>
        <w:pStyle w:val="Bibliography"/>
        <w:numPr>
          <w:ilvl w:val="0"/>
          <w:numId w:val="17"/>
        </w:numPr>
        <w:rPr>
          <w:noProof/>
        </w:rPr>
      </w:pPr>
      <w:r>
        <w:rPr>
          <w:noProof/>
        </w:rPr>
        <w:t xml:space="preserve">Rogers, Robert M. </w:t>
      </w:r>
      <w:r>
        <w:rPr>
          <w:i/>
          <w:iCs/>
          <w:noProof/>
        </w:rPr>
        <w:t>Applied Mathematics in Integrated navigation Systems.</w:t>
      </w:r>
      <w:r>
        <w:rPr>
          <w:noProof/>
        </w:rPr>
        <w:t xml:space="preserve"> 2nd. Reston, Virginia: AIAA, 2003.</w:t>
      </w:r>
    </w:p>
    <w:p w:rsidR="000E4A83" w:rsidRDefault="000E4A83" w:rsidP="002C3F7C">
      <w:pPr>
        <w:pStyle w:val="Bibliography"/>
        <w:numPr>
          <w:ilvl w:val="0"/>
          <w:numId w:val="17"/>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411592" w:rsidP="000E4A83">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594E" w:rsidRDefault="00D2594E">
      <w:r>
        <w:separator/>
      </w:r>
    </w:p>
  </w:endnote>
  <w:endnote w:type="continuationSeparator" w:id="0">
    <w:p w:rsidR="00D2594E" w:rsidRDefault="00D259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594E" w:rsidRDefault="00D2594E">
      <w:r>
        <w:separator/>
      </w:r>
    </w:p>
  </w:footnote>
  <w:footnote w:type="continuationSeparator" w:id="0">
    <w:p w:rsidR="00D2594E" w:rsidRDefault="00D259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proofState w:spelling="clean" w:grammar="clean"/>
  <w:stylePaneFormatFilter w:val="3F01"/>
  <w:trackRevisions/>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5122"/>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2E23"/>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A83"/>
    <w:rsid w:val="000E4F6B"/>
    <w:rsid w:val="000E74B9"/>
    <w:rsid w:val="000F059D"/>
    <w:rsid w:val="000F1F45"/>
    <w:rsid w:val="000F286B"/>
    <w:rsid w:val="000F60DA"/>
    <w:rsid w:val="000F6C0B"/>
    <w:rsid w:val="000F7C30"/>
    <w:rsid w:val="00100E26"/>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93F8A"/>
    <w:rsid w:val="001A0747"/>
    <w:rsid w:val="001A1844"/>
    <w:rsid w:val="001B1F42"/>
    <w:rsid w:val="001C762E"/>
    <w:rsid w:val="001D3916"/>
    <w:rsid w:val="001D3E4A"/>
    <w:rsid w:val="001D41B8"/>
    <w:rsid w:val="001D4215"/>
    <w:rsid w:val="001D5519"/>
    <w:rsid w:val="001E5430"/>
    <w:rsid w:val="001F22CD"/>
    <w:rsid w:val="001F4466"/>
    <w:rsid w:val="00213FCA"/>
    <w:rsid w:val="00214AFA"/>
    <w:rsid w:val="00217ED3"/>
    <w:rsid w:val="002201BC"/>
    <w:rsid w:val="00220E2A"/>
    <w:rsid w:val="002221D9"/>
    <w:rsid w:val="0022648A"/>
    <w:rsid w:val="00226B6C"/>
    <w:rsid w:val="002300BE"/>
    <w:rsid w:val="002322D9"/>
    <w:rsid w:val="002367AC"/>
    <w:rsid w:val="0024603E"/>
    <w:rsid w:val="002473E2"/>
    <w:rsid w:val="0026637E"/>
    <w:rsid w:val="002705AB"/>
    <w:rsid w:val="002708C8"/>
    <w:rsid w:val="00270947"/>
    <w:rsid w:val="00271658"/>
    <w:rsid w:val="00274577"/>
    <w:rsid w:val="0027462A"/>
    <w:rsid w:val="002770FD"/>
    <w:rsid w:val="00277C7B"/>
    <w:rsid w:val="00282267"/>
    <w:rsid w:val="00284B03"/>
    <w:rsid w:val="002878D6"/>
    <w:rsid w:val="00287CDE"/>
    <w:rsid w:val="002A6EBC"/>
    <w:rsid w:val="002B4722"/>
    <w:rsid w:val="002C3F7C"/>
    <w:rsid w:val="002C6077"/>
    <w:rsid w:val="002C6E95"/>
    <w:rsid w:val="002D1923"/>
    <w:rsid w:val="002D468A"/>
    <w:rsid w:val="002E19F3"/>
    <w:rsid w:val="002F08BD"/>
    <w:rsid w:val="002F1FE8"/>
    <w:rsid w:val="002F67B9"/>
    <w:rsid w:val="002F7A3C"/>
    <w:rsid w:val="0030525D"/>
    <w:rsid w:val="00307EAA"/>
    <w:rsid w:val="00311797"/>
    <w:rsid w:val="00312764"/>
    <w:rsid w:val="003206A9"/>
    <w:rsid w:val="003224D9"/>
    <w:rsid w:val="00325265"/>
    <w:rsid w:val="003332B6"/>
    <w:rsid w:val="00336ABE"/>
    <w:rsid w:val="00337543"/>
    <w:rsid w:val="003414EC"/>
    <w:rsid w:val="00343F89"/>
    <w:rsid w:val="00346879"/>
    <w:rsid w:val="0034718C"/>
    <w:rsid w:val="00355114"/>
    <w:rsid w:val="00357848"/>
    <w:rsid w:val="00363766"/>
    <w:rsid w:val="00372F8A"/>
    <w:rsid w:val="00376511"/>
    <w:rsid w:val="00380FC3"/>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2ACC"/>
    <w:rsid w:val="003E7F70"/>
    <w:rsid w:val="003F05DC"/>
    <w:rsid w:val="003F409B"/>
    <w:rsid w:val="003F44E5"/>
    <w:rsid w:val="003F6788"/>
    <w:rsid w:val="00411592"/>
    <w:rsid w:val="00414BAE"/>
    <w:rsid w:val="0042170E"/>
    <w:rsid w:val="0042200A"/>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A04ED"/>
    <w:rsid w:val="004A4E00"/>
    <w:rsid w:val="004A6FA7"/>
    <w:rsid w:val="004A7C04"/>
    <w:rsid w:val="004B21A2"/>
    <w:rsid w:val="004B2D42"/>
    <w:rsid w:val="004B6F91"/>
    <w:rsid w:val="004C135B"/>
    <w:rsid w:val="004D1CAD"/>
    <w:rsid w:val="004D48AA"/>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66A"/>
    <w:rsid w:val="005728E3"/>
    <w:rsid w:val="00581DA2"/>
    <w:rsid w:val="005839F2"/>
    <w:rsid w:val="005855FC"/>
    <w:rsid w:val="0058698C"/>
    <w:rsid w:val="0059277D"/>
    <w:rsid w:val="00595417"/>
    <w:rsid w:val="00597698"/>
    <w:rsid w:val="005A19E0"/>
    <w:rsid w:val="005A1C5F"/>
    <w:rsid w:val="005A31A4"/>
    <w:rsid w:val="005A608D"/>
    <w:rsid w:val="005A69F6"/>
    <w:rsid w:val="005B01A4"/>
    <w:rsid w:val="005B300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2EEE"/>
    <w:rsid w:val="00615184"/>
    <w:rsid w:val="00621666"/>
    <w:rsid w:val="00623184"/>
    <w:rsid w:val="00624349"/>
    <w:rsid w:val="006249F2"/>
    <w:rsid w:val="006268BA"/>
    <w:rsid w:val="00627469"/>
    <w:rsid w:val="00633FE5"/>
    <w:rsid w:val="00634599"/>
    <w:rsid w:val="00634B40"/>
    <w:rsid w:val="00641919"/>
    <w:rsid w:val="006465FE"/>
    <w:rsid w:val="006509EE"/>
    <w:rsid w:val="00654814"/>
    <w:rsid w:val="0065668C"/>
    <w:rsid w:val="00661DC2"/>
    <w:rsid w:val="006637E0"/>
    <w:rsid w:val="006A0EA1"/>
    <w:rsid w:val="006A5BC0"/>
    <w:rsid w:val="006A69AB"/>
    <w:rsid w:val="006B18AB"/>
    <w:rsid w:val="006B4FBD"/>
    <w:rsid w:val="006B6312"/>
    <w:rsid w:val="006E00C5"/>
    <w:rsid w:val="006E4DD7"/>
    <w:rsid w:val="006F5C6C"/>
    <w:rsid w:val="00702A58"/>
    <w:rsid w:val="00710A6C"/>
    <w:rsid w:val="00711873"/>
    <w:rsid w:val="0071615A"/>
    <w:rsid w:val="00720F0A"/>
    <w:rsid w:val="007223AC"/>
    <w:rsid w:val="007246A4"/>
    <w:rsid w:val="00724A2B"/>
    <w:rsid w:val="00732105"/>
    <w:rsid w:val="00733314"/>
    <w:rsid w:val="007340F4"/>
    <w:rsid w:val="007368F7"/>
    <w:rsid w:val="00742D9E"/>
    <w:rsid w:val="0074626A"/>
    <w:rsid w:val="00750C1C"/>
    <w:rsid w:val="00757219"/>
    <w:rsid w:val="007639A6"/>
    <w:rsid w:val="007643CF"/>
    <w:rsid w:val="00766B39"/>
    <w:rsid w:val="007701E6"/>
    <w:rsid w:val="007725D8"/>
    <w:rsid w:val="00774B30"/>
    <w:rsid w:val="0078293F"/>
    <w:rsid w:val="007849E4"/>
    <w:rsid w:val="00790012"/>
    <w:rsid w:val="0079227F"/>
    <w:rsid w:val="00795B92"/>
    <w:rsid w:val="00797743"/>
    <w:rsid w:val="007A0F5A"/>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3ED2"/>
    <w:rsid w:val="008364E9"/>
    <w:rsid w:val="008427A6"/>
    <w:rsid w:val="008435CB"/>
    <w:rsid w:val="00844AF0"/>
    <w:rsid w:val="008477AF"/>
    <w:rsid w:val="008532C7"/>
    <w:rsid w:val="00854354"/>
    <w:rsid w:val="00857AF7"/>
    <w:rsid w:val="008603F6"/>
    <w:rsid w:val="0086125D"/>
    <w:rsid w:val="00864C9F"/>
    <w:rsid w:val="008654FF"/>
    <w:rsid w:val="00874ED2"/>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D362C"/>
    <w:rsid w:val="008E1CA5"/>
    <w:rsid w:val="008E2D05"/>
    <w:rsid w:val="008E3461"/>
    <w:rsid w:val="008E5998"/>
    <w:rsid w:val="008F37D5"/>
    <w:rsid w:val="008F3E65"/>
    <w:rsid w:val="008F52E9"/>
    <w:rsid w:val="008F708E"/>
    <w:rsid w:val="008F715F"/>
    <w:rsid w:val="009005C9"/>
    <w:rsid w:val="009025B4"/>
    <w:rsid w:val="009040E3"/>
    <w:rsid w:val="009067BD"/>
    <w:rsid w:val="00907053"/>
    <w:rsid w:val="00907727"/>
    <w:rsid w:val="00912C12"/>
    <w:rsid w:val="009149DE"/>
    <w:rsid w:val="009213D6"/>
    <w:rsid w:val="009253C3"/>
    <w:rsid w:val="00930C87"/>
    <w:rsid w:val="0094018B"/>
    <w:rsid w:val="0095335C"/>
    <w:rsid w:val="00953C11"/>
    <w:rsid w:val="00955079"/>
    <w:rsid w:val="0095601F"/>
    <w:rsid w:val="009718BB"/>
    <w:rsid w:val="0097359D"/>
    <w:rsid w:val="0097570E"/>
    <w:rsid w:val="00983177"/>
    <w:rsid w:val="00987042"/>
    <w:rsid w:val="009A221C"/>
    <w:rsid w:val="009A4240"/>
    <w:rsid w:val="009B0802"/>
    <w:rsid w:val="009B65E2"/>
    <w:rsid w:val="009C2D2E"/>
    <w:rsid w:val="009C7F6F"/>
    <w:rsid w:val="009D617D"/>
    <w:rsid w:val="009D6891"/>
    <w:rsid w:val="009D78B0"/>
    <w:rsid w:val="009E040E"/>
    <w:rsid w:val="009E48E3"/>
    <w:rsid w:val="009F0DAD"/>
    <w:rsid w:val="009F48DE"/>
    <w:rsid w:val="009F4E72"/>
    <w:rsid w:val="00A071AC"/>
    <w:rsid w:val="00A109FD"/>
    <w:rsid w:val="00A145EC"/>
    <w:rsid w:val="00A15AEE"/>
    <w:rsid w:val="00A30E6E"/>
    <w:rsid w:val="00A30F8B"/>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774A6"/>
    <w:rsid w:val="00A93AA7"/>
    <w:rsid w:val="00A947BE"/>
    <w:rsid w:val="00AA034F"/>
    <w:rsid w:val="00AA0B2D"/>
    <w:rsid w:val="00AA0F08"/>
    <w:rsid w:val="00AA4343"/>
    <w:rsid w:val="00AB0DF2"/>
    <w:rsid w:val="00AB3AC2"/>
    <w:rsid w:val="00AC492E"/>
    <w:rsid w:val="00AC7ED2"/>
    <w:rsid w:val="00AD1606"/>
    <w:rsid w:val="00AD3D30"/>
    <w:rsid w:val="00AD5383"/>
    <w:rsid w:val="00AD754C"/>
    <w:rsid w:val="00AD77E2"/>
    <w:rsid w:val="00AD7D42"/>
    <w:rsid w:val="00AE1ABD"/>
    <w:rsid w:val="00AE3D9B"/>
    <w:rsid w:val="00AE52CF"/>
    <w:rsid w:val="00AF0A6F"/>
    <w:rsid w:val="00AF2571"/>
    <w:rsid w:val="00AF2771"/>
    <w:rsid w:val="00B02327"/>
    <w:rsid w:val="00B03DCD"/>
    <w:rsid w:val="00B0400F"/>
    <w:rsid w:val="00B05265"/>
    <w:rsid w:val="00B06D13"/>
    <w:rsid w:val="00B103D1"/>
    <w:rsid w:val="00B10525"/>
    <w:rsid w:val="00B10AA1"/>
    <w:rsid w:val="00B13E95"/>
    <w:rsid w:val="00B1737E"/>
    <w:rsid w:val="00B20D83"/>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5A8F"/>
    <w:rsid w:val="00BC7423"/>
    <w:rsid w:val="00BD0B65"/>
    <w:rsid w:val="00BD0B9F"/>
    <w:rsid w:val="00BD1D20"/>
    <w:rsid w:val="00BD5C81"/>
    <w:rsid w:val="00BD5E90"/>
    <w:rsid w:val="00BE10BF"/>
    <w:rsid w:val="00BF0B04"/>
    <w:rsid w:val="00BF0EEF"/>
    <w:rsid w:val="00BF10B7"/>
    <w:rsid w:val="00BF2D07"/>
    <w:rsid w:val="00C02E1E"/>
    <w:rsid w:val="00C10F98"/>
    <w:rsid w:val="00C13199"/>
    <w:rsid w:val="00C136BC"/>
    <w:rsid w:val="00C15894"/>
    <w:rsid w:val="00C15D41"/>
    <w:rsid w:val="00C166E9"/>
    <w:rsid w:val="00C24924"/>
    <w:rsid w:val="00C260DD"/>
    <w:rsid w:val="00C27BD0"/>
    <w:rsid w:val="00C358D7"/>
    <w:rsid w:val="00C4063D"/>
    <w:rsid w:val="00C42649"/>
    <w:rsid w:val="00C53B29"/>
    <w:rsid w:val="00C54BAB"/>
    <w:rsid w:val="00C5624D"/>
    <w:rsid w:val="00C63B91"/>
    <w:rsid w:val="00C74EB5"/>
    <w:rsid w:val="00C81532"/>
    <w:rsid w:val="00C92BC5"/>
    <w:rsid w:val="00C97E47"/>
    <w:rsid w:val="00CA044A"/>
    <w:rsid w:val="00CA7BB5"/>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2594E"/>
    <w:rsid w:val="00D32260"/>
    <w:rsid w:val="00D323AE"/>
    <w:rsid w:val="00D36481"/>
    <w:rsid w:val="00D368F1"/>
    <w:rsid w:val="00D42E6F"/>
    <w:rsid w:val="00D43973"/>
    <w:rsid w:val="00D4664D"/>
    <w:rsid w:val="00D50DA8"/>
    <w:rsid w:val="00D517DF"/>
    <w:rsid w:val="00D533E2"/>
    <w:rsid w:val="00D559BF"/>
    <w:rsid w:val="00D5633F"/>
    <w:rsid w:val="00D63EAB"/>
    <w:rsid w:val="00D63FFB"/>
    <w:rsid w:val="00D6475B"/>
    <w:rsid w:val="00D65601"/>
    <w:rsid w:val="00D7088E"/>
    <w:rsid w:val="00D71F00"/>
    <w:rsid w:val="00D7318C"/>
    <w:rsid w:val="00D765DF"/>
    <w:rsid w:val="00D8762F"/>
    <w:rsid w:val="00D87BBA"/>
    <w:rsid w:val="00D912DF"/>
    <w:rsid w:val="00D92EBB"/>
    <w:rsid w:val="00D94ECA"/>
    <w:rsid w:val="00D95194"/>
    <w:rsid w:val="00D95F60"/>
    <w:rsid w:val="00DA0DAC"/>
    <w:rsid w:val="00DA3025"/>
    <w:rsid w:val="00DA4A75"/>
    <w:rsid w:val="00DA7215"/>
    <w:rsid w:val="00DB0934"/>
    <w:rsid w:val="00DB3664"/>
    <w:rsid w:val="00DC0B7B"/>
    <w:rsid w:val="00DC79DF"/>
    <w:rsid w:val="00DC7E3B"/>
    <w:rsid w:val="00DD1EAA"/>
    <w:rsid w:val="00DD1FD3"/>
    <w:rsid w:val="00DD2A1D"/>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756DA"/>
    <w:rsid w:val="00E84D8F"/>
    <w:rsid w:val="00E85936"/>
    <w:rsid w:val="00E900EB"/>
    <w:rsid w:val="00E94098"/>
    <w:rsid w:val="00E942D4"/>
    <w:rsid w:val="00E9536F"/>
    <w:rsid w:val="00E96A49"/>
    <w:rsid w:val="00EA175E"/>
    <w:rsid w:val="00EA449C"/>
    <w:rsid w:val="00EA6C5D"/>
    <w:rsid w:val="00EB658E"/>
    <w:rsid w:val="00EC6216"/>
    <w:rsid w:val="00ED2B8E"/>
    <w:rsid w:val="00ED33FF"/>
    <w:rsid w:val="00ED65D3"/>
    <w:rsid w:val="00EE5027"/>
    <w:rsid w:val="00EF1450"/>
    <w:rsid w:val="00EF4846"/>
    <w:rsid w:val="00F04CCC"/>
    <w:rsid w:val="00F11A1F"/>
    <w:rsid w:val="00F12999"/>
    <w:rsid w:val="00F15E73"/>
    <w:rsid w:val="00F17723"/>
    <w:rsid w:val="00F20060"/>
    <w:rsid w:val="00F24F29"/>
    <w:rsid w:val="00F4025C"/>
    <w:rsid w:val="00F43C33"/>
    <w:rsid w:val="00F4452F"/>
    <w:rsid w:val="00F45D4D"/>
    <w:rsid w:val="00F46276"/>
    <w:rsid w:val="00F465EC"/>
    <w:rsid w:val="00F53812"/>
    <w:rsid w:val="00F70EBA"/>
    <w:rsid w:val="00F71B65"/>
    <w:rsid w:val="00F80AB9"/>
    <w:rsid w:val="00F83BA7"/>
    <w:rsid w:val="00F86D16"/>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paragraph" w:styleId="Revision">
    <w:name w:val="Revision"/>
    <w:hidden/>
    <w:uiPriority w:val="99"/>
    <w:semiHidden/>
    <w:rsid w:val="002705AB"/>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paragraph" w:styleId="Revision">
    <w:name w:val="Revision"/>
    <w:hidden/>
    <w:uiPriority w:val="99"/>
    <w:semiHidden/>
    <w:rsid w:val="002705AB"/>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8.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image" Target="media/image139.wmf"/><Relationship Id="rId366" Type="http://schemas.openxmlformats.org/officeDocument/2006/relationships/image" Target="media/image155.wmf"/><Relationship Id="rId531" Type="http://schemas.openxmlformats.org/officeDocument/2006/relationships/image" Target="media/image231.wmf"/><Relationship Id="rId573" Type="http://schemas.openxmlformats.org/officeDocument/2006/relationships/oleObject" Target="embeddings/oleObject315.bin"/><Relationship Id="rId170" Type="http://schemas.openxmlformats.org/officeDocument/2006/relationships/image" Target="media/image80.wmf"/><Relationship Id="rId226" Type="http://schemas.openxmlformats.org/officeDocument/2006/relationships/oleObject" Target="embeddings/oleObject114.bin"/><Relationship Id="rId433" Type="http://schemas.openxmlformats.org/officeDocument/2006/relationships/image" Target="media/image187.wmf"/><Relationship Id="rId268" Type="http://schemas.openxmlformats.org/officeDocument/2006/relationships/image" Target="media/image119.png"/><Relationship Id="rId475" Type="http://schemas.openxmlformats.org/officeDocument/2006/relationships/oleObject" Target="embeddings/oleObject261.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2.bin"/><Relationship Id="rId335" Type="http://schemas.openxmlformats.org/officeDocument/2006/relationships/oleObject" Target="embeddings/oleObject184.bin"/><Relationship Id="rId377" Type="http://schemas.openxmlformats.org/officeDocument/2006/relationships/oleObject" Target="embeddings/oleObject210.bin"/><Relationship Id="rId500" Type="http://schemas.openxmlformats.org/officeDocument/2006/relationships/oleObject" Target="embeddings/oleObject275.bin"/><Relationship Id="rId542" Type="http://schemas.openxmlformats.org/officeDocument/2006/relationships/image" Target="media/image237.wmf"/><Relationship Id="rId584" Type="http://schemas.openxmlformats.org/officeDocument/2006/relationships/image" Target="media/image257.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08.wmf"/><Relationship Id="rId402" Type="http://schemas.openxmlformats.org/officeDocument/2006/relationships/oleObject" Target="embeddings/oleObject223.bin"/><Relationship Id="rId279" Type="http://schemas.openxmlformats.org/officeDocument/2006/relationships/image" Target="media/image122.wmf"/><Relationship Id="rId444" Type="http://schemas.openxmlformats.org/officeDocument/2006/relationships/image" Target="media/image192.wmf"/><Relationship Id="rId486" Type="http://schemas.openxmlformats.org/officeDocument/2006/relationships/image" Target="media/image212.wmf"/><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25.wmf"/><Relationship Id="rId304" Type="http://schemas.openxmlformats.org/officeDocument/2006/relationships/oleObject" Target="embeddings/oleObject167.bin"/><Relationship Id="rId346" Type="http://schemas.openxmlformats.org/officeDocument/2006/relationships/image" Target="media/image148.wmf"/><Relationship Id="rId388" Type="http://schemas.openxmlformats.org/officeDocument/2006/relationships/oleObject" Target="embeddings/oleObject216.bin"/><Relationship Id="rId511" Type="http://schemas.openxmlformats.org/officeDocument/2006/relationships/oleObject" Target="embeddings/oleObject282.bin"/><Relationship Id="rId553" Type="http://schemas.openxmlformats.org/officeDocument/2006/relationships/oleObject" Target="embeddings/oleObject304.bin"/><Relationship Id="rId85" Type="http://schemas.openxmlformats.org/officeDocument/2006/relationships/oleObject" Target="embeddings/oleObject38.bin"/><Relationship Id="rId150" Type="http://schemas.openxmlformats.org/officeDocument/2006/relationships/image" Target="media/image70.wmf"/><Relationship Id="rId192" Type="http://schemas.openxmlformats.org/officeDocument/2006/relationships/oleObject" Target="embeddings/oleObject95.bin"/><Relationship Id="rId206" Type="http://schemas.openxmlformats.org/officeDocument/2006/relationships/image" Target="media/image98.wmf"/><Relationship Id="rId413" Type="http://schemas.openxmlformats.org/officeDocument/2006/relationships/image" Target="media/image178.wmf"/><Relationship Id="rId595" Type="http://schemas.openxmlformats.org/officeDocument/2006/relationships/oleObject" Target="embeddings/oleObject326.bin"/><Relationship Id="rId248" Type="http://schemas.openxmlformats.org/officeDocument/2006/relationships/image" Target="media/image111.wmf"/><Relationship Id="rId455" Type="http://schemas.openxmlformats.org/officeDocument/2006/relationships/oleObject" Target="embeddings/oleObject251.bin"/><Relationship Id="rId497" Type="http://schemas.openxmlformats.org/officeDocument/2006/relationships/image" Target="media/image217.wmf"/><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image" Target="media/image135.wmf"/><Relationship Id="rId357" Type="http://schemas.openxmlformats.org/officeDocument/2006/relationships/image" Target="media/image153.wmf"/><Relationship Id="rId522" Type="http://schemas.openxmlformats.org/officeDocument/2006/relationships/oleObject" Target="embeddings/oleObject289.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5.png"/><Relationship Id="rId217" Type="http://schemas.openxmlformats.org/officeDocument/2006/relationships/oleObject" Target="embeddings/oleObject108.bin"/><Relationship Id="rId399" Type="http://schemas.openxmlformats.org/officeDocument/2006/relationships/image" Target="media/image171.wmf"/><Relationship Id="rId564" Type="http://schemas.openxmlformats.org/officeDocument/2006/relationships/oleObject" Target="embeddings/oleObject310.bin"/><Relationship Id="rId259" Type="http://schemas.openxmlformats.org/officeDocument/2006/relationships/image" Target="media/image115.wmf"/><Relationship Id="rId424" Type="http://schemas.openxmlformats.org/officeDocument/2006/relationships/oleObject" Target="embeddings/oleObject235.bin"/><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oleObject" Target="embeddings/oleObject143.bin"/><Relationship Id="rId326" Type="http://schemas.openxmlformats.org/officeDocument/2006/relationships/image" Target="media/image140.wmf"/><Relationship Id="rId533" Type="http://schemas.openxmlformats.org/officeDocument/2006/relationships/image" Target="media/image232.wmf"/><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image" Target="media/image156.wmf"/><Relationship Id="rId575" Type="http://schemas.openxmlformats.org/officeDocument/2006/relationships/oleObject" Target="embeddings/oleObject316.bin"/><Relationship Id="rId172" Type="http://schemas.openxmlformats.org/officeDocument/2006/relationships/image" Target="media/image81.wmf"/><Relationship Id="rId228" Type="http://schemas.openxmlformats.org/officeDocument/2006/relationships/oleObject" Target="embeddings/oleObject116.bin"/><Relationship Id="rId435" Type="http://schemas.openxmlformats.org/officeDocument/2006/relationships/image" Target="media/image188.wmf"/><Relationship Id="rId477" Type="http://schemas.openxmlformats.org/officeDocument/2006/relationships/oleObject" Target="embeddings/oleObject262.bin"/><Relationship Id="rId600" Type="http://schemas.openxmlformats.org/officeDocument/2006/relationships/image" Target="media/image265.wmf"/><Relationship Id="rId281" Type="http://schemas.openxmlformats.org/officeDocument/2006/relationships/oleObject" Target="embeddings/oleObject152.bin"/><Relationship Id="rId337" Type="http://schemas.openxmlformats.org/officeDocument/2006/relationships/oleObject" Target="embeddings/oleObject186.bin"/><Relationship Id="rId502" Type="http://schemas.openxmlformats.org/officeDocument/2006/relationships/oleObject" Target="embeddings/oleObject276.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oleObject" Target="embeddings/oleObject211.bin"/><Relationship Id="rId544" Type="http://schemas.openxmlformats.org/officeDocument/2006/relationships/image" Target="media/image238.wmf"/><Relationship Id="rId586" Type="http://schemas.openxmlformats.org/officeDocument/2006/relationships/image" Target="media/image258.wmf"/><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09.wmf"/><Relationship Id="rId390" Type="http://schemas.openxmlformats.org/officeDocument/2006/relationships/oleObject" Target="embeddings/oleObject217.bin"/><Relationship Id="rId404" Type="http://schemas.openxmlformats.org/officeDocument/2006/relationships/oleObject" Target="embeddings/oleObject224.bin"/><Relationship Id="rId446" Type="http://schemas.openxmlformats.org/officeDocument/2006/relationships/image" Target="media/image193.wmf"/><Relationship Id="rId250" Type="http://schemas.openxmlformats.org/officeDocument/2006/relationships/oleObject" Target="embeddings/oleObject132.bin"/><Relationship Id="rId292" Type="http://schemas.openxmlformats.org/officeDocument/2006/relationships/image" Target="media/image126.wmf"/><Relationship Id="rId306" Type="http://schemas.openxmlformats.org/officeDocument/2006/relationships/oleObject" Target="embeddings/oleObject168.bin"/><Relationship Id="rId488" Type="http://schemas.openxmlformats.org/officeDocument/2006/relationships/oleObject" Target="embeddings/oleObject269.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oleObject" Target="embeddings/oleObject51.bin"/><Relationship Id="rId348" Type="http://schemas.openxmlformats.org/officeDocument/2006/relationships/oleObject" Target="embeddings/oleObject193.bin"/><Relationship Id="rId513" Type="http://schemas.openxmlformats.org/officeDocument/2006/relationships/image" Target="media/image223.wmf"/><Relationship Id="rId555" Type="http://schemas.openxmlformats.org/officeDocument/2006/relationships/oleObject" Target="embeddings/oleObject305.bin"/><Relationship Id="rId597" Type="http://schemas.openxmlformats.org/officeDocument/2006/relationships/oleObject" Target="embeddings/oleObject327.bin"/><Relationship Id="rId152" Type="http://schemas.openxmlformats.org/officeDocument/2006/relationships/image" Target="media/image71.wmf"/><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image" Target="media/image179.wmf"/><Relationship Id="rId457" Type="http://schemas.openxmlformats.org/officeDocument/2006/relationships/oleObject" Target="embeddings/oleObject252.bin"/><Relationship Id="rId261" Type="http://schemas.openxmlformats.org/officeDocument/2006/relationships/image" Target="media/image116.wmf"/><Relationship Id="rId499" Type="http://schemas.openxmlformats.org/officeDocument/2006/relationships/image" Target="media/image218.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oleObject" Target="embeddings/oleObject199.bin"/><Relationship Id="rId524" Type="http://schemas.openxmlformats.org/officeDocument/2006/relationships/oleObject" Target="embeddings/oleObject290.bin"/><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7.bin"/><Relationship Id="rId163" Type="http://schemas.openxmlformats.org/officeDocument/2006/relationships/oleObject" Target="embeddings/oleObject80.bin"/><Relationship Id="rId219" Type="http://schemas.openxmlformats.org/officeDocument/2006/relationships/oleObject" Target="embeddings/oleObject109.bin"/><Relationship Id="rId370" Type="http://schemas.openxmlformats.org/officeDocument/2006/relationships/image" Target="media/image157.wmf"/><Relationship Id="rId426" Type="http://schemas.openxmlformats.org/officeDocument/2006/relationships/oleObject" Target="embeddings/oleObject236.bin"/><Relationship Id="rId230" Type="http://schemas.openxmlformats.org/officeDocument/2006/relationships/oleObject" Target="embeddings/oleObject118.bin"/><Relationship Id="rId468" Type="http://schemas.openxmlformats.org/officeDocument/2006/relationships/image" Target="media/image204.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5.bin"/><Relationship Id="rId328" Type="http://schemas.openxmlformats.org/officeDocument/2006/relationships/image" Target="media/image141.wmf"/><Relationship Id="rId535" Type="http://schemas.openxmlformats.org/officeDocument/2006/relationships/image" Target="media/image233.wmf"/><Relationship Id="rId577" Type="http://schemas.openxmlformats.org/officeDocument/2006/relationships/oleObject" Target="embeddings/oleObject317.bin"/><Relationship Id="rId132" Type="http://schemas.openxmlformats.org/officeDocument/2006/relationships/image" Target="media/image61.wmf"/><Relationship Id="rId174" Type="http://schemas.openxmlformats.org/officeDocument/2006/relationships/image" Target="media/image82.wmf"/><Relationship Id="rId381" Type="http://schemas.openxmlformats.org/officeDocument/2006/relationships/oleObject" Target="embeddings/oleObject212.bin"/><Relationship Id="rId602" Type="http://schemas.openxmlformats.org/officeDocument/2006/relationships/image" Target="media/image266.wmf"/><Relationship Id="rId241" Type="http://schemas.openxmlformats.org/officeDocument/2006/relationships/oleObject" Target="embeddings/oleObject125.bin"/><Relationship Id="rId437" Type="http://schemas.openxmlformats.org/officeDocument/2006/relationships/oleObject" Target="embeddings/oleObject242.bin"/><Relationship Id="rId479" Type="http://schemas.openxmlformats.org/officeDocument/2006/relationships/oleObject" Target="embeddings/oleObject263.bin"/><Relationship Id="rId36" Type="http://schemas.openxmlformats.org/officeDocument/2006/relationships/oleObject" Target="embeddings/oleObject14.bin"/><Relationship Id="rId283" Type="http://schemas.openxmlformats.org/officeDocument/2006/relationships/image" Target="media/image123.wmf"/><Relationship Id="rId339" Type="http://schemas.openxmlformats.org/officeDocument/2006/relationships/oleObject" Target="embeddings/oleObject187.bin"/><Relationship Id="rId490" Type="http://schemas.openxmlformats.org/officeDocument/2006/relationships/oleObject" Target="embeddings/oleObject270.bin"/><Relationship Id="rId504" Type="http://schemas.openxmlformats.org/officeDocument/2006/relationships/oleObject" Target="embeddings/oleObject278.bin"/><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image" Target="media/image87.wmf"/><Relationship Id="rId350" Type="http://schemas.openxmlformats.org/officeDocument/2006/relationships/image" Target="media/image150.wmf"/><Relationship Id="rId406" Type="http://schemas.openxmlformats.org/officeDocument/2006/relationships/oleObject" Target="embeddings/oleObject225.bin"/><Relationship Id="rId588" Type="http://schemas.openxmlformats.org/officeDocument/2006/relationships/image" Target="media/image259.wmf"/><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oleObject" Target="embeddings/oleObject218.bin"/><Relationship Id="rId448" Type="http://schemas.openxmlformats.org/officeDocument/2006/relationships/image" Target="media/image194.wmf"/><Relationship Id="rId252" Type="http://schemas.openxmlformats.org/officeDocument/2006/relationships/image" Target="media/image112.wmf"/><Relationship Id="rId294" Type="http://schemas.openxmlformats.org/officeDocument/2006/relationships/oleObject" Target="embeddings/oleObject161.bin"/><Relationship Id="rId308" Type="http://schemas.openxmlformats.org/officeDocument/2006/relationships/oleObject" Target="embeddings/oleObject169.bin"/><Relationship Id="rId515" Type="http://schemas.openxmlformats.org/officeDocument/2006/relationships/image" Target="media/image224.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54.wmf"/><Relationship Id="rId557" Type="http://schemas.openxmlformats.org/officeDocument/2006/relationships/oleObject" Target="embeddings/oleObject306.bin"/><Relationship Id="rId599" Type="http://schemas.openxmlformats.org/officeDocument/2006/relationships/oleObject" Target="embeddings/oleObject328.bin"/><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oleObject" Target="embeddings/oleObject253.bin"/><Relationship Id="rId16" Type="http://schemas.openxmlformats.org/officeDocument/2006/relationships/image" Target="media/image6.wmf"/><Relationship Id="rId221" Type="http://schemas.openxmlformats.org/officeDocument/2006/relationships/oleObject" Target="embeddings/oleObject110.bin"/><Relationship Id="rId263" Type="http://schemas.openxmlformats.org/officeDocument/2006/relationships/oleObject" Target="embeddings/oleObject140.bin"/><Relationship Id="rId319" Type="http://schemas.openxmlformats.org/officeDocument/2006/relationships/oleObject" Target="embeddings/oleObject176.bin"/><Relationship Id="rId470" Type="http://schemas.openxmlformats.org/officeDocument/2006/relationships/image" Target="media/image205.wmf"/><Relationship Id="rId526" Type="http://schemas.openxmlformats.org/officeDocument/2006/relationships/oleObject" Target="embeddings/oleObject291.bin"/><Relationship Id="rId58" Type="http://schemas.openxmlformats.org/officeDocument/2006/relationships/image" Target="media/image27.wmf"/><Relationship Id="rId123" Type="http://schemas.openxmlformats.org/officeDocument/2006/relationships/image" Target="media/image58.wmf"/><Relationship Id="rId330" Type="http://schemas.openxmlformats.org/officeDocument/2006/relationships/image" Target="media/image142.wmf"/><Relationship Id="rId568" Type="http://schemas.openxmlformats.org/officeDocument/2006/relationships/oleObject" Target="embeddings/oleObject312.bin"/><Relationship Id="rId165" Type="http://schemas.openxmlformats.org/officeDocument/2006/relationships/oleObject" Target="embeddings/oleObject81.bin"/><Relationship Id="rId372" Type="http://schemas.openxmlformats.org/officeDocument/2006/relationships/image" Target="media/image158.wmf"/><Relationship Id="rId428" Type="http://schemas.openxmlformats.org/officeDocument/2006/relationships/oleObject" Target="embeddings/oleObject237.bin"/><Relationship Id="rId211" Type="http://schemas.openxmlformats.org/officeDocument/2006/relationships/oleObject" Target="embeddings/oleObject105.bin"/><Relationship Id="rId232" Type="http://schemas.openxmlformats.org/officeDocument/2006/relationships/oleObject" Target="embeddings/oleObject119.bin"/><Relationship Id="rId253" Type="http://schemas.openxmlformats.org/officeDocument/2006/relationships/oleObject" Target="embeddings/oleObject134.bin"/><Relationship Id="rId274" Type="http://schemas.openxmlformats.org/officeDocument/2006/relationships/oleObject" Target="embeddings/oleObject147.bin"/><Relationship Id="rId295" Type="http://schemas.openxmlformats.org/officeDocument/2006/relationships/oleObject" Target="embeddings/oleObject162.bin"/><Relationship Id="rId309" Type="http://schemas.openxmlformats.org/officeDocument/2006/relationships/image" Target="media/image133.wmf"/><Relationship Id="rId460" Type="http://schemas.openxmlformats.org/officeDocument/2006/relationships/image" Target="media/image200.wmf"/><Relationship Id="rId481" Type="http://schemas.openxmlformats.org/officeDocument/2006/relationships/oleObject" Target="embeddings/oleObject264.bin"/><Relationship Id="rId516" Type="http://schemas.openxmlformats.org/officeDocument/2006/relationships/oleObject" Target="embeddings/oleObject285.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image" Target="media/image137.wmf"/><Relationship Id="rId537" Type="http://schemas.openxmlformats.org/officeDocument/2006/relationships/image" Target="media/image234.wmf"/><Relationship Id="rId558" Type="http://schemas.openxmlformats.org/officeDocument/2006/relationships/oleObject" Target="embeddings/oleObject307.bin"/><Relationship Id="rId579" Type="http://schemas.openxmlformats.org/officeDocument/2006/relationships/oleObject" Target="embeddings/oleObject318.bin"/><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image" Target="media/image83.wmf"/><Relationship Id="rId197" Type="http://schemas.openxmlformats.org/officeDocument/2006/relationships/oleObject" Target="embeddings/oleObject97.bin"/><Relationship Id="rId341" Type="http://schemas.openxmlformats.org/officeDocument/2006/relationships/oleObject" Target="embeddings/oleObject189.bin"/><Relationship Id="rId362" Type="http://schemas.openxmlformats.org/officeDocument/2006/relationships/oleObject" Target="embeddings/oleObject201.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oleObject" Target="embeddings/oleObject243.bin"/><Relationship Id="rId590" Type="http://schemas.openxmlformats.org/officeDocument/2006/relationships/image" Target="media/image260.wmf"/><Relationship Id="rId604" Type="http://schemas.openxmlformats.org/officeDocument/2006/relationships/image" Target="media/image267.wmf"/><Relationship Id="rId201" Type="http://schemas.openxmlformats.org/officeDocument/2006/relationships/image" Target="media/image96.wmf"/><Relationship Id="rId222" Type="http://schemas.openxmlformats.org/officeDocument/2006/relationships/oleObject" Target="embeddings/oleObject111.bin"/><Relationship Id="rId243" Type="http://schemas.openxmlformats.org/officeDocument/2006/relationships/image" Target="media/image110.wmf"/><Relationship Id="rId264" Type="http://schemas.openxmlformats.org/officeDocument/2006/relationships/image" Target="media/image117.wmf"/><Relationship Id="rId285" Type="http://schemas.openxmlformats.org/officeDocument/2006/relationships/oleObject" Target="embeddings/oleObject155.bin"/><Relationship Id="rId450" Type="http://schemas.openxmlformats.org/officeDocument/2006/relationships/image" Target="media/image195.wmf"/><Relationship Id="rId471" Type="http://schemas.openxmlformats.org/officeDocument/2006/relationships/oleObject" Target="embeddings/oleObject259.bin"/><Relationship Id="rId506" Type="http://schemas.openxmlformats.org/officeDocument/2006/relationships/oleObject" Target="embeddings/oleObject279.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9.bin"/><Relationship Id="rId310" Type="http://schemas.openxmlformats.org/officeDocument/2006/relationships/oleObject" Target="embeddings/oleObject170.bin"/><Relationship Id="rId492" Type="http://schemas.openxmlformats.org/officeDocument/2006/relationships/oleObject" Target="embeddings/oleObject271.bin"/><Relationship Id="rId527" Type="http://schemas.openxmlformats.org/officeDocument/2006/relationships/image" Target="media/image229.wmf"/><Relationship Id="rId548" Type="http://schemas.openxmlformats.org/officeDocument/2006/relationships/image" Target="media/image240.wmf"/><Relationship Id="rId569" Type="http://schemas.openxmlformats.org/officeDocument/2006/relationships/oleObject" Target="embeddings/oleObject313.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image" Target="media/image88.wmf"/><Relationship Id="rId331" Type="http://schemas.openxmlformats.org/officeDocument/2006/relationships/oleObject" Target="embeddings/oleObject182.bin"/><Relationship Id="rId352" Type="http://schemas.openxmlformats.org/officeDocument/2006/relationships/oleObject" Target="embeddings/oleObject195.bin"/><Relationship Id="rId373" Type="http://schemas.openxmlformats.org/officeDocument/2006/relationships/oleObject" Target="embeddings/oleObject208.bin"/><Relationship Id="rId394" Type="http://schemas.openxmlformats.org/officeDocument/2006/relationships/oleObject" Target="embeddings/oleObject219.bin"/><Relationship Id="rId408" Type="http://schemas.openxmlformats.org/officeDocument/2006/relationships/oleObject" Target="embeddings/oleObject226.bin"/><Relationship Id="rId429" Type="http://schemas.openxmlformats.org/officeDocument/2006/relationships/image" Target="media/image185.wmf"/><Relationship Id="rId580" Type="http://schemas.openxmlformats.org/officeDocument/2006/relationships/image" Target="media/image255.w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20.bin"/><Relationship Id="rId254" Type="http://schemas.openxmlformats.org/officeDocument/2006/relationships/oleObject" Target="embeddings/oleObject135.bin"/><Relationship Id="rId440" Type="http://schemas.openxmlformats.org/officeDocument/2006/relationships/image" Target="media/image190.wmf"/><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oleObject" Target="embeddings/oleObject148.bin"/><Relationship Id="rId296" Type="http://schemas.openxmlformats.org/officeDocument/2006/relationships/image" Target="media/image127.wmf"/><Relationship Id="rId300" Type="http://schemas.openxmlformats.org/officeDocument/2006/relationships/oleObject" Target="embeddings/oleObject165.bin"/><Relationship Id="rId461" Type="http://schemas.openxmlformats.org/officeDocument/2006/relationships/oleObject" Target="embeddings/oleObject254.bin"/><Relationship Id="rId482" Type="http://schemas.openxmlformats.org/officeDocument/2006/relationships/oleObject" Target="embeddings/oleObject265.bin"/><Relationship Id="rId517" Type="http://schemas.openxmlformats.org/officeDocument/2006/relationships/image" Target="media/image225.wmf"/><Relationship Id="rId538" Type="http://schemas.openxmlformats.org/officeDocument/2006/relationships/oleObject" Target="embeddings/oleObject297.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6.bin"/><Relationship Id="rId156" Type="http://schemas.openxmlformats.org/officeDocument/2006/relationships/oleObject" Target="embeddings/oleObject77.bin"/><Relationship Id="rId177" Type="http://schemas.openxmlformats.org/officeDocument/2006/relationships/oleObject" Target="embeddings/oleObject87.bin"/><Relationship Id="rId198" Type="http://schemas.openxmlformats.org/officeDocument/2006/relationships/image" Target="media/image94.wmf"/><Relationship Id="rId321" Type="http://schemas.openxmlformats.org/officeDocument/2006/relationships/oleObject" Target="embeddings/oleObject177.bin"/><Relationship Id="rId342" Type="http://schemas.openxmlformats.org/officeDocument/2006/relationships/image" Target="media/image146.wmf"/><Relationship Id="rId363" Type="http://schemas.openxmlformats.org/officeDocument/2006/relationships/oleObject" Target="embeddings/oleObject202.bin"/><Relationship Id="rId384" Type="http://schemas.openxmlformats.org/officeDocument/2006/relationships/oleObject" Target="embeddings/oleObject214.bin"/><Relationship Id="rId419" Type="http://schemas.openxmlformats.org/officeDocument/2006/relationships/oleObject" Target="embeddings/oleObject232.bin"/><Relationship Id="rId570" Type="http://schemas.openxmlformats.org/officeDocument/2006/relationships/image" Target="media/image250.wmf"/><Relationship Id="rId591" Type="http://schemas.openxmlformats.org/officeDocument/2006/relationships/oleObject" Target="embeddings/oleObject324.bin"/><Relationship Id="rId605" Type="http://schemas.openxmlformats.org/officeDocument/2006/relationships/oleObject" Target="embeddings/oleObject331.bin"/><Relationship Id="rId202" Type="http://schemas.openxmlformats.org/officeDocument/2006/relationships/oleObject" Target="embeddings/oleObject99.bin"/><Relationship Id="rId223" Type="http://schemas.openxmlformats.org/officeDocument/2006/relationships/oleObject" Target="embeddings/oleObject112.bin"/><Relationship Id="rId244" Type="http://schemas.openxmlformats.org/officeDocument/2006/relationships/oleObject" Target="embeddings/oleObject127.bin"/><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1.bin"/><Relationship Id="rId286" Type="http://schemas.openxmlformats.org/officeDocument/2006/relationships/oleObject" Target="embeddings/oleObject156.bin"/><Relationship Id="rId451" Type="http://schemas.openxmlformats.org/officeDocument/2006/relationships/oleObject" Target="embeddings/oleObject249.bin"/><Relationship Id="rId472" Type="http://schemas.openxmlformats.org/officeDocument/2006/relationships/image" Target="media/image206.wmf"/><Relationship Id="rId493" Type="http://schemas.openxmlformats.org/officeDocument/2006/relationships/image" Target="media/image215.wmf"/><Relationship Id="rId507" Type="http://schemas.openxmlformats.org/officeDocument/2006/relationships/image" Target="media/image221.wmf"/><Relationship Id="rId528" Type="http://schemas.openxmlformats.org/officeDocument/2006/relationships/oleObject" Target="embeddings/oleObject292.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60.bin"/><Relationship Id="rId146" Type="http://schemas.openxmlformats.org/officeDocument/2006/relationships/image" Target="media/image68.wmf"/><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71.bin"/><Relationship Id="rId332" Type="http://schemas.openxmlformats.org/officeDocument/2006/relationships/image" Target="media/image143.wmf"/><Relationship Id="rId353" Type="http://schemas.openxmlformats.org/officeDocument/2006/relationships/image" Target="media/image151.wmf"/><Relationship Id="rId374" Type="http://schemas.openxmlformats.org/officeDocument/2006/relationships/image" Target="media/image159.wmf"/><Relationship Id="rId395" Type="http://schemas.openxmlformats.org/officeDocument/2006/relationships/image" Target="media/image169.wmf"/><Relationship Id="rId409" Type="http://schemas.openxmlformats.org/officeDocument/2006/relationships/image" Target="media/image176.wmf"/><Relationship Id="rId560" Type="http://schemas.openxmlformats.org/officeDocument/2006/relationships/oleObject" Target="embeddings/oleObject308.bin"/><Relationship Id="rId581" Type="http://schemas.openxmlformats.org/officeDocument/2006/relationships/oleObject" Target="embeddings/oleObject319.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6.bin"/><Relationship Id="rId234" Type="http://schemas.openxmlformats.org/officeDocument/2006/relationships/oleObject" Target="embeddings/oleObject121.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13.wmf"/><Relationship Id="rId276" Type="http://schemas.openxmlformats.org/officeDocument/2006/relationships/image" Target="media/image121.wmf"/><Relationship Id="rId297" Type="http://schemas.openxmlformats.org/officeDocument/2006/relationships/oleObject" Target="embeddings/oleObject163.bin"/><Relationship Id="rId441" Type="http://schemas.openxmlformats.org/officeDocument/2006/relationships/oleObject" Target="embeddings/oleObject244.bin"/><Relationship Id="rId462" Type="http://schemas.openxmlformats.org/officeDocument/2006/relationships/image" Target="media/image201.wmf"/><Relationship Id="rId483" Type="http://schemas.openxmlformats.org/officeDocument/2006/relationships/image" Target="media/image211.wmf"/><Relationship Id="rId518" Type="http://schemas.openxmlformats.org/officeDocument/2006/relationships/oleObject" Target="embeddings/oleObject286.bin"/><Relationship Id="rId539" Type="http://schemas.openxmlformats.org/officeDocument/2006/relationships/image" Target="media/image235.png"/><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image" Target="media/image73.wmf"/><Relationship Id="rId178" Type="http://schemas.openxmlformats.org/officeDocument/2006/relationships/image" Target="media/image84.wmf"/><Relationship Id="rId301" Type="http://schemas.openxmlformats.org/officeDocument/2006/relationships/image" Target="media/image129.wmf"/><Relationship Id="rId322" Type="http://schemas.openxmlformats.org/officeDocument/2006/relationships/image" Target="media/image138.wmf"/><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image" Target="media/image164.wmf"/><Relationship Id="rId571" Type="http://schemas.openxmlformats.org/officeDocument/2006/relationships/oleObject" Target="embeddings/oleObject314.bin"/><Relationship Id="rId592" Type="http://schemas.openxmlformats.org/officeDocument/2006/relationships/image" Target="media/image261.wmf"/><Relationship Id="rId606" Type="http://schemas.openxmlformats.org/officeDocument/2006/relationships/fontTable" Target="fontTable.xml"/><Relationship Id="rId19" Type="http://schemas.openxmlformats.org/officeDocument/2006/relationships/image" Target="media/image7.wmf"/><Relationship Id="rId224" Type="http://schemas.openxmlformats.org/officeDocument/2006/relationships/image" Target="media/image105.wmf"/><Relationship Id="rId245" Type="http://schemas.openxmlformats.org/officeDocument/2006/relationships/oleObject" Target="embeddings/oleObject128.bin"/><Relationship Id="rId266" Type="http://schemas.openxmlformats.org/officeDocument/2006/relationships/image" Target="media/image118.wmf"/><Relationship Id="rId287" Type="http://schemas.openxmlformats.org/officeDocument/2006/relationships/image" Target="media/image124.wmf"/><Relationship Id="rId410" Type="http://schemas.openxmlformats.org/officeDocument/2006/relationships/oleObject" Target="embeddings/oleObject227.bin"/><Relationship Id="rId431" Type="http://schemas.openxmlformats.org/officeDocument/2006/relationships/image" Target="media/image186.wmf"/><Relationship Id="rId452" Type="http://schemas.openxmlformats.org/officeDocument/2006/relationships/image" Target="media/image196.wmf"/><Relationship Id="rId473" Type="http://schemas.openxmlformats.org/officeDocument/2006/relationships/oleObject" Target="embeddings/oleObject260.bin"/><Relationship Id="rId494" Type="http://schemas.openxmlformats.org/officeDocument/2006/relationships/oleObject" Target="embeddings/oleObject272.bin"/><Relationship Id="rId508" Type="http://schemas.openxmlformats.org/officeDocument/2006/relationships/oleObject" Target="embeddings/oleObject280.bin"/><Relationship Id="rId529" Type="http://schemas.openxmlformats.org/officeDocument/2006/relationships/image" Target="media/image230.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72.bin"/><Relationship Id="rId168" Type="http://schemas.openxmlformats.org/officeDocument/2006/relationships/image" Target="media/image79.wmf"/><Relationship Id="rId312" Type="http://schemas.openxmlformats.org/officeDocument/2006/relationships/oleObject" Target="embeddings/oleObject172.bin"/><Relationship Id="rId333" Type="http://schemas.openxmlformats.org/officeDocument/2006/relationships/oleObject" Target="embeddings/oleObject183.bin"/><Relationship Id="rId354" Type="http://schemas.openxmlformats.org/officeDocument/2006/relationships/oleObject" Target="embeddings/oleObject196.bin"/><Relationship Id="rId540" Type="http://schemas.openxmlformats.org/officeDocument/2006/relationships/image" Target="media/image236.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9.wmf"/><Relationship Id="rId375" Type="http://schemas.openxmlformats.org/officeDocument/2006/relationships/oleObject" Target="embeddings/oleObject209.bin"/><Relationship Id="rId396" Type="http://schemas.openxmlformats.org/officeDocument/2006/relationships/oleObject" Target="embeddings/oleObject220.bin"/><Relationship Id="rId561" Type="http://schemas.openxmlformats.org/officeDocument/2006/relationships/image" Target="media/image246.wmf"/><Relationship Id="rId582" Type="http://schemas.openxmlformats.org/officeDocument/2006/relationships/image" Target="media/image256.wmf"/><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07.wmf"/><Relationship Id="rId256" Type="http://schemas.openxmlformats.org/officeDocument/2006/relationships/oleObject" Target="embeddings/oleObject136.bin"/><Relationship Id="rId277" Type="http://schemas.openxmlformats.org/officeDocument/2006/relationships/oleObject" Target="embeddings/oleObject149.bin"/><Relationship Id="rId298" Type="http://schemas.openxmlformats.org/officeDocument/2006/relationships/oleObject" Target="embeddings/oleObject164.bin"/><Relationship Id="rId400" Type="http://schemas.openxmlformats.org/officeDocument/2006/relationships/oleObject" Target="embeddings/oleObject222.bin"/><Relationship Id="rId421" Type="http://schemas.openxmlformats.org/officeDocument/2006/relationships/oleObject" Target="embeddings/oleObject233.bin"/><Relationship Id="rId442" Type="http://schemas.openxmlformats.org/officeDocument/2006/relationships/image" Target="media/image191.wmf"/><Relationship Id="rId463" Type="http://schemas.openxmlformats.org/officeDocument/2006/relationships/oleObject" Target="embeddings/oleObject255.bin"/><Relationship Id="rId484" Type="http://schemas.openxmlformats.org/officeDocument/2006/relationships/oleObject" Target="embeddings/oleObject266.bin"/><Relationship Id="rId519" Type="http://schemas.openxmlformats.org/officeDocument/2006/relationships/oleObject" Target="embeddings/oleObject287.bin"/><Relationship Id="rId116" Type="http://schemas.openxmlformats.org/officeDocument/2006/relationships/image" Target="media/image55.wmf"/><Relationship Id="rId137" Type="http://schemas.openxmlformats.org/officeDocument/2006/relationships/oleObject" Target="embeddings/oleObject67.bin"/><Relationship Id="rId158" Type="http://schemas.openxmlformats.org/officeDocument/2006/relationships/oleObject" Target="embeddings/oleObject78.bin"/><Relationship Id="rId302" Type="http://schemas.openxmlformats.org/officeDocument/2006/relationships/oleObject" Target="embeddings/oleObject166.bin"/><Relationship Id="rId323" Type="http://schemas.openxmlformats.org/officeDocument/2006/relationships/oleObject" Target="embeddings/oleObject178.bin"/><Relationship Id="rId344" Type="http://schemas.openxmlformats.org/officeDocument/2006/relationships/image" Target="media/image147.wmf"/><Relationship Id="rId530" Type="http://schemas.openxmlformats.org/officeDocument/2006/relationships/oleObject" Target="embeddings/oleObject293.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8.bin"/><Relationship Id="rId365" Type="http://schemas.openxmlformats.org/officeDocument/2006/relationships/oleObject" Target="embeddings/oleObject204.bin"/><Relationship Id="rId386" Type="http://schemas.openxmlformats.org/officeDocument/2006/relationships/oleObject" Target="embeddings/oleObject215.bin"/><Relationship Id="rId551" Type="http://schemas.openxmlformats.org/officeDocument/2006/relationships/oleObject" Target="embeddings/oleObject303.bin"/><Relationship Id="rId572" Type="http://schemas.openxmlformats.org/officeDocument/2006/relationships/image" Target="media/image251.wmf"/><Relationship Id="rId593" Type="http://schemas.openxmlformats.org/officeDocument/2006/relationships/oleObject" Target="embeddings/oleObject325.bin"/><Relationship Id="rId607" Type="http://schemas.openxmlformats.org/officeDocument/2006/relationships/theme" Target="theme/theme1.xml"/><Relationship Id="rId190" Type="http://schemas.openxmlformats.org/officeDocument/2006/relationships/oleObject" Target="embeddings/oleObject94.bin"/><Relationship Id="rId204" Type="http://schemas.openxmlformats.org/officeDocument/2006/relationships/image" Target="media/image97.wmf"/><Relationship Id="rId225" Type="http://schemas.openxmlformats.org/officeDocument/2006/relationships/oleObject" Target="embeddings/oleObject113.bin"/><Relationship Id="rId246" Type="http://schemas.openxmlformats.org/officeDocument/2006/relationships/oleObject" Target="embeddings/oleObject129.bin"/><Relationship Id="rId267" Type="http://schemas.openxmlformats.org/officeDocument/2006/relationships/oleObject" Target="embeddings/oleObject142.bin"/><Relationship Id="rId288" Type="http://schemas.openxmlformats.org/officeDocument/2006/relationships/oleObject" Target="embeddings/oleObject157.bin"/><Relationship Id="rId411" Type="http://schemas.openxmlformats.org/officeDocument/2006/relationships/image" Target="media/image177.wmf"/><Relationship Id="rId432" Type="http://schemas.openxmlformats.org/officeDocument/2006/relationships/oleObject" Target="embeddings/oleObject239.bin"/><Relationship Id="rId453" Type="http://schemas.openxmlformats.org/officeDocument/2006/relationships/oleObject" Target="embeddings/oleObject250.bin"/><Relationship Id="rId474" Type="http://schemas.openxmlformats.org/officeDocument/2006/relationships/image" Target="media/image207.wmf"/><Relationship Id="rId509" Type="http://schemas.openxmlformats.org/officeDocument/2006/relationships/oleObject" Target="embeddings/oleObject281.bin"/><Relationship Id="rId106" Type="http://schemas.openxmlformats.org/officeDocument/2006/relationships/image" Target="media/image51.wmf"/><Relationship Id="rId127" Type="http://schemas.openxmlformats.org/officeDocument/2006/relationships/oleObject" Target="embeddings/oleObject61.bin"/><Relationship Id="rId313" Type="http://schemas.openxmlformats.org/officeDocument/2006/relationships/image" Target="media/image134.wmf"/><Relationship Id="rId495" Type="http://schemas.openxmlformats.org/officeDocument/2006/relationships/image" Target="media/image216.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69.wmf"/><Relationship Id="rId169" Type="http://schemas.openxmlformats.org/officeDocument/2006/relationships/oleObject" Target="embeddings/oleObject83.bin"/><Relationship Id="rId334" Type="http://schemas.openxmlformats.org/officeDocument/2006/relationships/image" Target="media/image144.wmf"/><Relationship Id="rId355" Type="http://schemas.openxmlformats.org/officeDocument/2006/relationships/image" Target="media/image152.wmf"/><Relationship Id="rId376" Type="http://schemas.openxmlformats.org/officeDocument/2006/relationships/image" Target="media/image160.wmf"/><Relationship Id="rId397" Type="http://schemas.openxmlformats.org/officeDocument/2006/relationships/image" Target="media/image170.wmf"/><Relationship Id="rId520" Type="http://schemas.openxmlformats.org/officeDocument/2006/relationships/oleObject" Target="embeddings/oleObject288.bin"/><Relationship Id="rId541" Type="http://schemas.openxmlformats.org/officeDocument/2006/relationships/oleObject" Target="embeddings/oleObject298.bin"/><Relationship Id="rId562" Type="http://schemas.openxmlformats.org/officeDocument/2006/relationships/oleObject" Target="embeddings/oleObject309.bin"/><Relationship Id="rId583" Type="http://schemas.openxmlformats.org/officeDocument/2006/relationships/oleObject" Target="embeddings/oleObject320.bin"/><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7.bin"/><Relationship Id="rId236" Type="http://schemas.openxmlformats.org/officeDocument/2006/relationships/oleObject" Target="embeddings/oleObject122.bin"/><Relationship Id="rId257" Type="http://schemas.openxmlformats.org/officeDocument/2006/relationships/image" Target="media/image114.wmf"/><Relationship Id="rId278" Type="http://schemas.openxmlformats.org/officeDocument/2006/relationships/oleObject" Target="embeddings/oleObject150.bin"/><Relationship Id="rId401" Type="http://schemas.openxmlformats.org/officeDocument/2006/relationships/image" Target="media/image172.wmf"/><Relationship Id="rId422" Type="http://schemas.openxmlformats.org/officeDocument/2006/relationships/oleObject" Target="embeddings/oleObject234.bin"/><Relationship Id="rId443" Type="http://schemas.openxmlformats.org/officeDocument/2006/relationships/oleObject" Target="embeddings/oleObject245.bin"/><Relationship Id="rId464" Type="http://schemas.openxmlformats.org/officeDocument/2006/relationships/image" Target="media/image202.wmf"/><Relationship Id="rId303" Type="http://schemas.openxmlformats.org/officeDocument/2006/relationships/image" Target="media/image130.wmf"/><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4.wmf"/><Relationship Id="rId345" Type="http://schemas.openxmlformats.org/officeDocument/2006/relationships/oleObject" Target="embeddings/oleObject191.bin"/><Relationship Id="rId387" Type="http://schemas.openxmlformats.org/officeDocument/2006/relationships/image" Target="media/image165.wmf"/><Relationship Id="rId510" Type="http://schemas.openxmlformats.org/officeDocument/2006/relationships/image" Target="media/image222.wmf"/><Relationship Id="rId552" Type="http://schemas.openxmlformats.org/officeDocument/2006/relationships/image" Target="media/image242.wmf"/><Relationship Id="rId594" Type="http://schemas.openxmlformats.org/officeDocument/2006/relationships/image" Target="media/image262.wmf"/><Relationship Id="rId608" Type="http://schemas.microsoft.com/office/2007/relationships/stylesWithEffects" Target="stylesWithEffects.xml"/><Relationship Id="rId191" Type="http://schemas.openxmlformats.org/officeDocument/2006/relationships/image" Target="media/image90.wmf"/><Relationship Id="rId205" Type="http://schemas.openxmlformats.org/officeDocument/2006/relationships/oleObject" Target="embeddings/oleObject101.bin"/><Relationship Id="rId247" Type="http://schemas.openxmlformats.org/officeDocument/2006/relationships/oleObject" Target="embeddings/oleObject130.bin"/><Relationship Id="rId412" Type="http://schemas.openxmlformats.org/officeDocument/2006/relationships/oleObject" Target="embeddings/oleObject228.bin"/><Relationship Id="rId107" Type="http://schemas.openxmlformats.org/officeDocument/2006/relationships/oleObject" Target="embeddings/oleObject49.bin"/><Relationship Id="rId289" Type="http://schemas.openxmlformats.org/officeDocument/2006/relationships/oleObject" Target="embeddings/oleObject158.bin"/><Relationship Id="rId454" Type="http://schemas.openxmlformats.org/officeDocument/2006/relationships/image" Target="media/image197.wmf"/><Relationship Id="rId496" Type="http://schemas.openxmlformats.org/officeDocument/2006/relationships/oleObject" Target="embeddings/oleObject273.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3.bin"/><Relationship Id="rId314" Type="http://schemas.openxmlformats.org/officeDocument/2006/relationships/oleObject" Target="embeddings/oleObject173.bin"/><Relationship Id="rId356" Type="http://schemas.openxmlformats.org/officeDocument/2006/relationships/oleObject" Target="embeddings/oleObject197.bin"/><Relationship Id="rId398" Type="http://schemas.openxmlformats.org/officeDocument/2006/relationships/oleObject" Target="embeddings/oleObject221.bin"/><Relationship Id="rId521" Type="http://schemas.openxmlformats.org/officeDocument/2006/relationships/image" Target="media/image226.wmf"/><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oleObject" Target="embeddings/oleObject79.bin"/><Relationship Id="rId216" Type="http://schemas.openxmlformats.org/officeDocument/2006/relationships/image" Target="media/image102.wmf"/><Relationship Id="rId423" Type="http://schemas.openxmlformats.org/officeDocument/2006/relationships/image" Target="media/image182.wmf"/><Relationship Id="rId258" Type="http://schemas.openxmlformats.org/officeDocument/2006/relationships/oleObject" Target="embeddings/oleObject137.bin"/><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oleObject" Target="embeddings/oleObject179.bin"/><Relationship Id="rId367" Type="http://schemas.openxmlformats.org/officeDocument/2006/relationships/oleObject" Target="embeddings/oleObject205.bin"/><Relationship Id="rId532" Type="http://schemas.openxmlformats.org/officeDocument/2006/relationships/oleObject" Target="embeddings/oleObject294.bin"/><Relationship Id="rId574" Type="http://schemas.openxmlformats.org/officeDocument/2006/relationships/image" Target="media/image252.wmf"/><Relationship Id="rId171" Type="http://schemas.openxmlformats.org/officeDocument/2006/relationships/oleObject" Target="embeddings/oleObject84.bin"/><Relationship Id="rId227" Type="http://schemas.openxmlformats.org/officeDocument/2006/relationships/oleObject" Target="embeddings/oleObject115.bin"/><Relationship Id="rId269" Type="http://schemas.openxmlformats.org/officeDocument/2006/relationships/image" Target="media/image120.wmf"/><Relationship Id="rId434" Type="http://schemas.openxmlformats.org/officeDocument/2006/relationships/oleObject" Target="embeddings/oleObject240.bin"/><Relationship Id="rId476" Type="http://schemas.openxmlformats.org/officeDocument/2006/relationships/image" Target="media/image208.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51.bin"/><Relationship Id="rId336" Type="http://schemas.openxmlformats.org/officeDocument/2006/relationships/oleObject" Target="embeddings/oleObject185.bin"/><Relationship Id="rId501" Type="http://schemas.openxmlformats.org/officeDocument/2006/relationships/image" Target="media/image219.wmf"/><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oleObject" Target="embeddings/oleObject321.bin"/><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oleObject" Target="embeddings/oleObject246.bin"/><Relationship Id="rId487" Type="http://schemas.openxmlformats.org/officeDocument/2006/relationships/oleObject" Target="embeddings/oleObject268.bin"/><Relationship Id="rId291" Type="http://schemas.openxmlformats.org/officeDocument/2006/relationships/oleObject" Target="embeddings/oleObject159.bin"/><Relationship Id="rId305" Type="http://schemas.openxmlformats.org/officeDocument/2006/relationships/image" Target="media/image131.png"/><Relationship Id="rId347" Type="http://schemas.openxmlformats.org/officeDocument/2006/relationships/oleObject" Target="embeddings/oleObject192.bin"/><Relationship Id="rId512" Type="http://schemas.openxmlformats.org/officeDocument/2006/relationships/oleObject" Target="embeddings/oleObject283.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image" Target="media/image166.wmf"/><Relationship Id="rId554" Type="http://schemas.openxmlformats.org/officeDocument/2006/relationships/image" Target="media/image243.wmf"/><Relationship Id="rId596" Type="http://schemas.openxmlformats.org/officeDocument/2006/relationships/image" Target="media/image263.wmf"/><Relationship Id="rId193" Type="http://schemas.openxmlformats.org/officeDocument/2006/relationships/image" Target="media/image91.wmf"/><Relationship Id="rId207" Type="http://schemas.openxmlformats.org/officeDocument/2006/relationships/oleObject" Target="embeddings/oleObject102.bin"/><Relationship Id="rId249" Type="http://schemas.openxmlformats.org/officeDocument/2006/relationships/oleObject" Target="embeddings/oleObject131.bin"/><Relationship Id="rId414" Type="http://schemas.openxmlformats.org/officeDocument/2006/relationships/oleObject" Target="embeddings/oleObject229.bin"/><Relationship Id="rId456" Type="http://schemas.openxmlformats.org/officeDocument/2006/relationships/image" Target="media/image198.wmf"/><Relationship Id="rId498" Type="http://schemas.openxmlformats.org/officeDocument/2006/relationships/oleObject" Target="embeddings/oleObject274.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oleObject" Target="embeddings/oleObject138.bin"/><Relationship Id="rId316" Type="http://schemas.openxmlformats.org/officeDocument/2006/relationships/oleObject" Target="embeddings/oleObject174.bin"/><Relationship Id="rId523" Type="http://schemas.openxmlformats.org/officeDocument/2006/relationships/image" Target="media/image227.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7.wmf"/><Relationship Id="rId358" Type="http://schemas.openxmlformats.org/officeDocument/2006/relationships/oleObject" Target="embeddings/oleObject198.bin"/><Relationship Id="rId565" Type="http://schemas.openxmlformats.org/officeDocument/2006/relationships/image" Target="media/image248.wmf"/><Relationship Id="rId162" Type="http://schemas.openxmlformats.org/officeDocument/2006/relationships/image" Target="media/image76.wmf"/><Relationship Id="rId218" Type="http://schemas.openxmlformats.org/officeDocument/2006/relationships/image" Target="media/image103.wmf"/><Relationship Id="rId425" Type="http://schemas.openxmlformats.org/officeDocument/2006/relationships/image" Target="media/image183.wmf"/><Relationship Id="rId467" Type="http://schemas.openxmlformats.org/officeDocument/2006/relationships/oleObject" Target="embeddings/oleObject257.bin"/><Relationship Id="rId271" Type="http://schemas.openxmlformats.org/officeDocument/2006/relationships/oleObject" Target="embeddings/oleObject144.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oleObject" Target="embeddings/oleObject180.bin"/><Relationship Id="rId369" Type="http://schemas.openxmlformats.org/officeDocument/2006/relationships/oleObject" Target="embeddings/oleObject206.bin"/><Relationship Id="rId534" Type="http://schemas.openxmlformats.org/officeDocument/2006/relationships/oleObject" Target="embeddings/oleObject295.bin"/><Relationship Id="rId576" Type="http://schemas.openxmlformats.org/officeDocument/2006/relationships/image" Target="media/image253.wmf"/><Relationship Id="rId173" Type="http://schemas.openxmlformats.org/officeDocument/2006/relationships/oleObject" Target="embeddings/oleObject85.bin"/><Relationship Id="rId229" Type="http://schemas.openxmlformats.org/officeDocument/2006/relationships/oleObject" Target="embeddings/oleObject117.bin"/><Relationship Id="rId380" Type="http://schemas.openxmlformats.org/officeDocument/2006/relationships/image" Target="media/image162.wmf"/><Relationship Id="rId436" Type="http://schemas.openxmlformats.org/officeDocument/2006/relationships/oleObject" Target="embeddings/oleObject241.bin"/><Relationship Id="rId601" Type="http://schemas.openxmlformats.org/officeDocument/2006/relationships/oleObject" Target="embeddings/oleObject329.bin"/><Relationship Id="rId240" Type="http://schemas.openxmlformats.org/officeDocument/2006/relationships/oleObject" Target="embeddings/oleObject124.bin"/><Relationship Id="rId478" Type="http://schemas.openxmlformats.org/officeDocument/2006/relationships/image" Target="media/image209.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3.bin"/><Relationship Id="rId338" Type="http://schemas.openxmlformats.org/officeDocument/2006/relationships/image" Target="media/image145.wmf"/><Relationship Id="rId503" Type="http://schemas.openxmlformats.org/officeDocument/2006/relationships/oleObject" Target="embeddings/oleObject277.bin"/><Relationship Id="rId545" Type="http://schemas.openxmlformats.org/officeDocument/2006/relationships/oleObject" Target="embeddings/oleObject300.bin"/><Relationship Id="rId587" Type="http://schemas.openxmlformats.org/officeDocument/2006/relationships/oleObject" Target="embeddings/oleObject322.bin"/><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image" Target="media/image167.wmf"/><Relationship Id="rId405" Type="http://schemas.openxmlformats.org/officeDocument/2006/relationships/image" Target="media/image174.wmf"/><Relationship Id="rId447" Type="http://schemas.openxmlformats.org/officeDocument/2006/relationships/oleObject" Target="embeddings/oleObject247.bin"/><Relationship Id="rId251" Type="http://schemas.openxmlformats.org/officeDocument/2006/relationships/oleObject" Target="embeddings/oleObject133.bin"/><Relationship Id="rId489" Type="http://schemas.openxmlformats.org/officeDocument/2006/relationships/image" Target="media/image213.wmf"/><Relationship Id="rId46" Type="http://schemas.openxmlformats.org/officeDocument/2006/relationships/oleObject" Target="embeddings/oleObject19.bin"/><Relationship Id="rId293" Type="http://schemas.openxmlformats.org/officeDocument/2006/relationships/oleObject" Target="embeddings/oleObject160.bin"/><Relationship Id="rId307" Type="http://schemas.openxmlformats.org/officeDocument/2006/relationships/image" Target="media/image132.wmf"/><Relationship Id="rId349" Type="http://schemas.openxmlformats.org/officeDocument/2006/relationships/image" Target="media/image149.png"/><Relationship Id="rId514" Type="http://schemas.openxmlformats.org/officeDocument/2006/relationships/oleObject" Target="embeddings/oleObject284.bin"/><Relationship Id="rId556" Type="http://schemas.openxmlformats.org/officeDocument/2006/relationships/image" Target="media/image244.png"/><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image" Target="media/image92.png"/><Relationship Id="rId209" Type="http://schemas.openxmlformats.org/officeDocument/2006/relationships/oleObject" Target="embeddings/oleObject104.bin"/><Relationship Id="rId360" Type="http://schemas.openxmlformats.org/officeDocument/2006/relationships/oleObject" Target="embeddings/oleObject200.bin"/><Relationship Id="rId416" Type="http://schemas.openxmlformats.org/officeDocument/2006/relationships/oleObject" Target="embeddings/oleObject230.bin"/><Relationship Id="rId598" Type="http://schemas.openxmlformats.org/officeDocument/2006/relationships/image" Target="media/image264.wmf"/><Relationship Id="rId220" Type="http://schemas.openxmlformats.org/officeDocument/2006/relationships/image" Target="media/image104.wmf"/><Relationship Id="rId458" Type="http://schemas.openxmlformats.org/officeDocument/2006/relationships/image" Target="media/image199.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39.bin"/><Relationship Id="rId318" Type="http://schemas.openxmlformats.org/officeDocument/2006/relationships/oleObject" Target="embeddings/oleObject175.bin"/><Relationship Id="rId525" Type="http://schemas.openxmlformats.org/officeDocument/2006/relationships/image" Target="media/image228.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8.bin"/><Relationship Id="rId164" Type="http://schemas.openxmlformats.org/officeDocument/2006/relationships/image" Target="media/image77.wmf"/><Relationship Id="rId371" Type="http://schemas.openxmlformats.org/officeDocument/2006/relationships/oleObject" Target="embeddings/oleObject207.bin"/><Relationship Id="rId427" Type="http://schemas.openxmlformats.org/officeDocument/2006/relationships/image" Target="media/image184.wmf"/><Relationship Id="rId469" Type="http://schemas.openxmlformats.org/officeDocument/2006/relationships/oleObject" Target="embeddings/oleObject258.bin"/><Relationship Id="rId26" Type="http://schemas.openxmlformats.org/officeDocument/2006/relationships/oleObject" Target="embeddings/oleObject9.bin"/><Relationship Id="rId231" Type="http://schemas.openxmlformats.org/officeDocument/2006/relationships/image" Target="media/image106.wmf"/><Relationship Id="rId273" Type="http://schemas.openxmlformats.org/officeDocument/2006/relationships/oleObject" Target="embeddings/oleObject146.bin"/><Relationship Id="rId329" Type="http://schemas.openxmlformats.org/officeDocument/2006/relationships/oleObject" Target="embeddings/oleObject181.bin"/><Relationship Id="rId480" Type="http://schemas.openxmlformats.org/officeDocument/2006/relationships/image" Target="media/image210.wmf"/><Relationship Id="rId536" Type="http://schemas.openxmlformats.org/officeDocument/2006/relationships/oleObject" Target="embeddings/oleObject296.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oleObject" Target="embeddings/oleObject86.bin"/><Relationship Id="rId340" Type="http://schemas.openxmlformats.org/officeDocument/2006/relationships/oleObject" Target="embeddings/oleObject188.bin"/><Relationship Id="rId578" Type="http://schemas.openxmlformats.org/officeDocument/2006/relationships/image" Target="media/image254.wmf"/><Relationship Id="rId200" Type="http://schemas.openxmlformats.org/officeDocument/2006/relationships/image" Target="media/image95.png"/><Relationship Id="rId382" Type="http://schemas.openxmlformats.org/officeDocument/2006/relationships/image" Target="media/image163.wmf"/><Relationship Id="rId438" Type="http://schemas.openxmlformats.org/officeDocument/2006/relationships/image" Target="media/image189.wmf"/><Relationship Id="rId603" Type="http://schemas.openxmlformats.org/officeDocument/2006/relationships/oleObject" Target="embeddings/oleObject330.bin"/><Relationship Id="rId242" Type="http://schemas.openxmlformats.org/officeDocument/2006/relationships/oleObject" Target="embeddings/oleObject126.bin"/><Relationship Id="rId284" Type="http://schemas.openxmlformats.org/officeDocument/2006/relationships/oleObject" Target="embeddings/oleObject154.bin"/><Relationship Id="rId491" Type="http://schemas.openxmlformats.org/officeDocument/2006/relationships/image" Target="media/image214.wmf"/><Relationship Id="rId505" Type="http://schemas.openxmlformats.org/officeDocument/2006/relationships/image" Target="media/image220.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7.wmf"/><Relationship Id="rId547" Type="http://schemas.openxmlformats.org/officeDocument/2006/relationships/oleObject" Target="embeddings/oleObject301.bin"/><Relationship Id="rId589" Type="http://schemas.openxmlformats.org/officeDocument/2006/relationships/oleObject" Target="embeddings/oleObject323.bin"/><Relationship Id="rId90" Type="http://schemas.openxmlformats.org/officeDocument/2006/relationships/image" Target="media/image43.wmf"/><Relationship Id="rId186" Type="http://schemas.openxmlformats.org/officeDocument/2006/relationships/oleObject" Target="embeddings/oleObject92.bin"/><Relationship Id="rId351" Type="http://schemas.openxmlformats.org/officeDocument/2006/relationships/oleObject" Target="embeddings/oleObject194.bin"/><Relationship Id="rId393" Type="http://schemas.openxmlformats.org/officeDocument/2006/relationships/image" Target="media/image168.wmf"/><Relationship Id="rId407" Type="http://schemas.openxmlformats.org/officeDocument/2006/relationships/image" Target="media/image175.wmf"/><Relationship Id="rId449" Type="http://schemas.openxmlformats.org/officeDocument/2006/relationships/oleObject" Target="embeddings/oleObject2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749CBE79-E934-4757-BFE1-38F1AA4FE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11845</Words>
  <Characters>67523</Characters>
  <Application>Microsoft Office Word</Application>
  <DocSecurity>0</DocSecurity>
  <Lines>562</Lines>
  <Paragraphs>158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79210</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2</cp:revision>
  <cp:lastPrinted>2012-04-15T00:26:00Z</cp:lastPrinted>
  <dcterms:created xsi:type="dcterms:W3CDTF">2012-07-18T17:13:00Z</dcterms:created>
  <dcterms:modified xsi:type="dcterms:W3CDTF">2012-07-18T17:13:00Z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